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85453B" w:rsidRDefault="00CC46F1" w14:paraId="6F2F29A6" w14:textId="77777777">
      <w:pPr>
        <w:pStyle w:val="Title"/>
      </w:pPr>
      <w:r>
        <w:t>Mapping Mixtures of Genotype-by-Weather Interactions in Switchgrass (Panicum virgatum)</w:t>
      </w:r>
    </w:p>
    <w:p w:rsidR="0085453B" w:rsidRDefault="00CC46F1" w14:paraId="4F31296C" w14:textId="77777777">
      <w:pPr>
        <w:pStyle w:val="Author"/>
      </w:pPr>
      <w:r>
        <w:t>Alice H. MacQueen</w:t>
      </w:r>
    </w:p>
    <w:p w:rsidR="0085453B" w:rsidRDefault="00CC46F1" w14:paraId="45247ED9" w14:textId="77777777">
      <w:pPr>
        <w:pStyle w:val="Author"/>
      </w:pPr>
      <w:r>
        <w:t>Li Zhang</w:t>
      </w:r>
    </w:p>
    <w:p w:rsidR="0085453B" w:rsidRDefault="00CC46F1" w14:paraId="6153D3F5" w14:textId="77777777">
      <w:pPr>
        <w:pStyle w:val="Author"/>
      </w:pPr>
      <w:r>
        <w:t>Samuel A. Smith</w:t>
      </w:r>
    </w:p>
    <w:p w:rsidR="0085453B" w:rsidRDefault="00CC46F1" w14:paraId="7DC657E5" w14:textId="77777777">
      <w:pPr>
        <w:pStyle w:val="Author"/>
      </w:pPr>
      <w:r>
        <w:t>Jason Bonnette</w:t>
      </w:r>
    </w:p>
    <w:p w:rsidR="0085453B" w:rsidRDefault="00CC46F1" w14:paraId="647E4686" w14:textId="77777777">
      <w:pPr>
        <w:pStyle w:val="Author"/>
      </w:pPr>
      <w:r>
        <w:t>Arvid R. Boe</w:t>
      </w:r>
    </w:p>
    <w:p w:rsidR="0085453B" w:rsidRDefault="00CC46F1" w14:paraId="1CE78EC7" w14:textId="77777777">
      <w:pPr>
        <w:pStyle w:val="Author"/>
      </w:pPr>
      <w:r>
        <w:t>Phillip A. Fay</w:t>
      </w:r>
    </w:p>
    <w:p w:rsidR="0085453B" w:rsidRDefault="00CC46F1" w14:paraId="18EC953F" w14:textId="77777777">
      <w:pPr>
        <w:pStyle w:val="Author"/>
      </w:pPr>
      <w:r>
        <w:t>Felix B. Fritschi</w:t>
      </w:r>
    </w:p>
    <w:p w:rsidR="0085453B" w:rsidRDefault="00CC46F1" w14:paraId="14C51A6E" w14:textId="77777777">
      <w:pPr>
        <w:pStyle w:val="Author"/>
      </w:pPr>
      <w:r>
        <w:t>David B. Lowry</w:t>
      </w:r>
    </w:p>
    <w:p w:rsidR="0085453B" w:rsidRDefault="00CC46F1" w14:paraId="5C43627F" w14:textId="77777777">
      <w:pPr>
        <w:pStyle w:val="Author"/>
      </w:pPr>
      <w:r>
        <w:t>Robert B. Mitchell</w:t>
      </w:r>
    </w:p>
    <w:p w:rsidR="0085453B" w:rsidRDefault="00CC46F1" w14:paraId="29048389" w14:textId="77777777">
      <w:pPr>
        <w:pStyle w:val="Author"/>
      </w:pPr>
      <w:r>
        <w:t>Francis M. Rouquette Jr</w:t>
      </w:r>
    </w:p>
    <w:p w:rsidR="0085453B" w:rsidRDefault="00CC46F1" w14:paraId="59BDB829" w14:textId="77777777">
      <w:pPr>
        <w:pStyle w:val="Author"/>
      </w:pPr>
      <w:r>
        <w:t>Yanqi Wu</w:t>
      </w:r>
    </w:p>
    <w:p w:rsidR="0085453B" w:rsidRDefault="00CC46F1" w14:paraId="0F5BF929" w14:textId="77777777">
      <w:pPr>
        <w:pStyle w:val="Author"/>
      </w:pPr>
      <w:r>
        <w:t>Arbel Harpak</w:t>
      </w:r>
    </w:p>
    <w:p w:rsidR="0085453B" w:rsidRDefault="00CC46F1" w14:paraId="377254E7" w14:textId="77777777">
      <w:pPr>
        <w:pStyle w:val="Author"/>
      </w:pPr>
      <w:r>
        <w:t>Thomas E. Juenger</w:t>
      </w:r>
    </w:p>
    <w:p w:rsidR="0085453B" w:rsidRDefault="00CC46F1" w14:paraId="7CBFD60A" w14:textId="77777777">
      <w:pPr>
        <w:pStyle w:val="AbstractTitle"/>
      </w:pPr>
      <w:r>
        <w:t>Abstract</w:t>
      </w:r>
    </w:p>
    <w:p w:rsidR="0085453B" w:rsidRDefault="00CC46F1" w14:paraId="2970A06E" w14:textId="77777777">
      <w:pPr>
        <w:pStyle w:val="Abstract"/>
      </w:pPr>
      <w:r>
        <w:t>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w:t>
      </w:r>
      <w:r>
        <w:rPr>
          <w:i/>
          <w:iCs/>
        </w:rPr>
        <w:t>Panicum virgatum</w:t>
      </w:r>
      <w:r>
        <w:t>) populations using repeated plantings of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t>
      </w:r>
      <w:r>
        <w:t>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23 additive QTLs for flowering, all with significant associations and eleven with enrichment of highly significant associations in our model of GxWeather effects. We demonstrate that we can identify</w:t>
      </w:r>
      <w:r>
        <w:t xml:space="preserve"> QTL with GxWeather and assign them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w:t>
      </w:r>
    </w:p>
    <w:p w:rsidR="0085453B" w:rsidRDefault="00CC46F1" w14:paraId="23FB113C" w14:textId="77777777">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 (1–3). Genetic responses to environmental cues determine the speed, timing, and energy apportioned to vegetative and reproductive growth and shape both the individual’s lifespan and its lifetime production of viable seed. Day length (or photoperiod) is one of the </w:t>
      </w:r>
      <w:r>
        <w:t xml:space="preserve">most predictable environmental cues, and genetic sensitivity to photoperiod protects plants from potentially fatal consequences of phenological responses to temperature cues at the “wrong” time of year. However, the usefulness of specific environmental cues depends on both features of the environment, such as cue predictability and relevance, and the species’ adaptive strategies (4). Species with wide natural distributions can have multiple distinct environmentally-cued phenological responses: for example, </w:t>
      </w:r>
      <w:r>
        <w:t>populations of sunflower (Helianthus annuus) exhibit day-neutral, facultative short day, and facultative long-day flowering responses, which vary with their environments (5, 6). Distinct genetic responses in different environments are known as genotype by environment interactions, or GxE.</w:t>
      </w:r>
    </w:p>
    <w:p w:rsidR="0085453B" w:rsidRDefault="00CC46F1" w14:paraId="7234D5E7" w14:textId="77777777">
      <w:pPr>
        <w:pStyle w:val="BodyText"/>
      </w:pPr>
      <w:r>
        <w:t>Flowering time, or the transition from vegetative to reproductive growth, is a common subject of GxE research (5–11), a key output of selection driving adaptation to local environments (2, 12, 13), and a selection target for crop improvement to adapt crops to local or future environments (14). Changing flowering responsiveness to photoperiod cues has allowed geographic range expansion and increased yields in a number of cereal species (15–19) and other crops (20, 21). Recent statistical advances in studying</w:t>
      </w:r>
      <w:r>
        <w:t xml:space="preserve"> phenological GxE have involved determining critical environmental indices before the phenological event occurs, such as photothermal time within a critical growth window (10).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w:t>
      </w:r>
      <w:r>
        <w:t>n should involve antagonistic pleiotropy, or sign-changing GxE, at the level of individual loci (22–25), previous work has found limited evidence of antagonistic pleiotropy (12, 26). However, this work has been limited by a known statistical bias that reduced detection of genetic effects that differ in sign (26–28). Thus, despite substantial interest in the frequencies of various forms of GxE, the prevalence of antagonistic pleiotropy relative to other forms of GxE remains unknown.</w:t>
      </w:r>
    </w:p>
    <w:p w:rsidR="0085453B" w:rsidRDefault="00CC46F1" w14:paraId="28E0676E" w14:textId="77777777">
      <w:pPr>
        <w:pStyle w:val="BodyText"/>
      </w:pPr>
      <w:r>
        <w:t>Switchgrass (</w:t>
      </w:r>
      <w:r>
        <w:rPr>
          <w:i/>
          <w:iCs/>
        </w:rPr>
        <w:t>Panicum virgatum</w:t>
      </w:r>
      <w:r>
        <w:t>) is considered a short-day plant with reproductive development strongly linked to day of the year (29). However, as part of its wide environmental adaptation across the eastern half of North America, its photoperiodicity has been predicted to differ by plant latitude of origin (30, 31). We previously found divergent Midwest and Gulf genetic subpopulations of switchgrass with distinct sets of environmental adaptations, in that both populations had distinct genetic variation associated with e</w:t>
      </w:r>
      <w:r>
        <w:t>ach of two fitness proxies, biomass and survival (32). The Midwest genetic subpopulation is primarily composed of individuals from the well-studied upland switchgrass ecotype (33, 34), while the Gulf subpopulation has individuals from the well-studied lowland ecotype and the phenotypically intermediate coastal ecotype (32).</w:t>
      </w:r>
    </w:p>
    <w:p w:rsidR="0085453B" w:rsidRDefault="00CC46F1" w14:paraId="7E0D149A" w14:textId="1759D6DB">
      <w:pPr>
        <w:pStyle w:val="BodyText"/>
      </w:pPr>
      <w:r w:rsidR="00CC46F1">
        <w:rPr/>
        <w:t xml:space="preserve">Here, we estimate the ways genetic effects on phenological timings depend on weather prior to the phenological event. To do this, we phenotype a diversity panel of hundreds of switchgrass genotypes from the Midwest and Gulf subpopulations for the timing of vegetative and reproductive development at eight common garden locations spanning 17 degrees of latitude. </w:t>
      </w:r>
      <w:r w:rsidR="00CC46F1">
        <w:rPr/>
        <w:t>These gardens cover the majority of the latitudinal and climatic range of switchgrass and capture the most comprehensive picture to date of the envir</w:t>
      </w:r>
      <w:r w:rsidR="00CC46F1">
        <w:rPr/>
        <w:t>onmental variation this species encounters.</w:t>
      </w:r>
      <w:r w:rsidR="00CC46F1">
        <w:rPr/>
        <w:t xml:space="preserve"> We define a number of ways phenological timings might covary with weather (@tbl-covar) and additional ways phenological timings might vary by site (@SI-info), then jointly re-estimate genetic effects on these timings at all eight sites using the set of these covariance types that significantly improved the modeled log-likelihood when included (@SI-info) (35). </w:t>
      </w:r>
      <w:ins w:author="Smith, Samuel A" w:date="2024-01-10T16:22:57.825Z" w:id="151640777">
        <w:r w:rsidR="7B2E8232">
          <w:t xml:space="preserve">We use the </w:t>
        </w:r>
      </w:ins>
      <w:ins w:author="Smith, Samuel A" w:date="2024-01-10T16:23:15.293Z" w:id="1975776935">
        <w:r w:rsidR="7B2E8232">
          <w:t xml:space="preserve">Bayesian framework </w:t>
        </w:r>
        <w:r w:rsidRPr="301A1826" w:rsidR="7B2E8232">
          <w:rPr>
            <w:i w:val="1"/>
            <w:iCs w:val="1"/>
            <w:rPrChange w:author="Smith, Samuel A" w:date="2024-01-10T16:23:20.813Z" w:id="1503116463"/>
          </w:rPr>
          <w:t>mash</w:t>
        </w:r>
        <w:r w:rsidRPr="301A1826" w:rsidR="7B2E8232">
          <w:rPr>
            <w:i w:val="1"/>
            <w:iCs w:val="1"/>
          </w:rPr>
          <w:t xml:space="preserve"> </w:t>
        </w:r>
        <w:r w:rsidRPr="301A1826" w:rsidR="7B2E8232">
          <w:rPr>
            <w:i w:val="0"/>
            <w:iCs w:val="0"/>
          </w:rPr>
          <w:t xml:space="preserve">(multivariate adaptive </w:t>
        </w:r>
        <w:r w:rsidRPr="301A1826" w:rsidR="7B2E8232">
          <w:rPr>
            <w:i w:val="0"/>
            <w:iCs w:val="0"/>
          </w:rPr>
          <w:t>shinka</w:t>
        </w:r>
        <w:r w:rsidRPr="301A1826" w:rsidR="293E8707">
          <w:rPr>
            <w:i w:val="0"/>
            <w:iCs w:val="0"/>
          </w:rPr>
          <w:t>ge</w:t>
        </w:r>
        <w:r w:rsidRPr="301A1826" w:rsidR="293E8707">
          <w:rPr>
            <w:i w:val="0"/>
            <w:iCs w:val="0"/>
          </w:rPr>
          <w:t>)</w:t>
        </w:r>
        <w:r w:rsidRPr="301A1826" w:rsidR="7B2E8232">
          <w:rPr>
            <w:i w:val="1"/>
            <w:iCs w:val="1"/>
          </w:rPr>
          <w:t xml:space="preserve">, </w:t>
        </w:r>
      </w:ins>
      <w:ins w:author="Smith, Samuel A" w:date="2024-01-10T16:23:59.479Z" w:id="1784265968">
        <w:r w:rsidR="7B2E8232">
          <w:t>developed</w:t>
        </w:r>
        <w:r w:rsidR="01325C8E">
          <w:t xml:space="preserve"> by </w:t>
        </w:r>
        <w:r w:rsidR="01325C8E">
          <w:t>Urbut</w:t>
        </w:r>
        <w:r w:rsidR="01325C8E">
          <w:t xml:space="preserve"> et al. 2020, </w:t>
        </w:r>
      </w:ins>
      <w:ins w:author="Smith, Samuel A" w:date="2024-01-10T16:24:14.591Z" w:id="979726385">
        <w:r w:rsidR="01325C8E">
          <w:t>to refine</w:t>
        </w:r>
      </w:ins>
      <w:ins w:author="Smith, Samuel A" w:date="2024-01-10T16:23:59.479Z" w:id="553224861">
        <w:r w:rsidR="01325C8E">
          <w:t xml:space="preserve"> </w:t>
        </w:r>
      </w:ins>
      <w:ins w:author="Smith, Samuel A" w:date="2024-01-10T16:24:21.402Z" w:id="1125959976">
        <w:r w:rsidR="01325C8E">
          <w:t>effect size</w:t>
        </w:r>
      </w:ins>
      <w:ins w:author="Smith, Samuel A" w:date="2024-01-10T16:25:59.976Z" w:id="1239268886">
        <w:r w:rsidR="1B5F8F24">
          <w:t xml:space="preserve"> estimates fro</w:t>
        </w:r>
      </w:ins>
      <w:ins w:author="Smith, Samuel A" w:date="2024-01-10T16:26:18.53Z" w:id="1568944405">
        <w:r w:rsidR="1B5F8F24">
          <w:t xml:space="preserve">m GWAS conducted for individuals at each of the eight sites. </w:t>
        </w:r>
      </w:ins>
      <w:ins w:author="Smith, Samuel A" w:date="2024-01-10T16:24:21.402Z" w:id="2093791341">
        <w:r w:rsidR="01325C8E">
          <w:t xml:space="preserve"> </w:t>
        </w:r>
      </w:ins>
      <w:del w:author="Smith, Samuel A" w:date="2024-01-10T16:22:19.97Z" w:id="1241792545">
        <w:r w:rsidDel="00CC46F1">
          <w:delText>The method we use for effect re-estimation</w:delText>
        </w:r>
      </w:del>
      <w:del w:author="Smith, Samuel A" w:date="2024-01-10T16:26:27.972Z" w:id="1530884667">
        <w:r w:rsidDel="00CC46F1">
          <w:delText xml:space="preserve">, </w:delText>
        </w:r>
        <w:r w:rsidDel="00CC46F1">
          <w:delText>mash</w:delText>
        </w:r>
        <w:r w:rsidDel="00CC46F1">
          <w:delText>,</w:delText>
        </w:r>
      </w:del>
      <w:r w:rsidR="00CC46F1">
        <w:rPr/>
        <w:t xml:space="preserve"> </w:t>
      </w:r>
      <w:ins w:author="Smith, Samuel A" w:date="2024-01-10T16:26:32.259Z" w:id="288654180">
        <w:r w:rsidRPr="301A1826" w:rsidR="71B6C87D">
          <w:rPr>
            <w:i w:val="1"/>
            <w:iCs w:val="1"/>
          </w:rPr>
          <w:t>mash</w:t>
        </w:r>
      </w:ins>
      <w:ins w:author="Smith, Samuel A" w:date="2024-01-10T16:26:33.332Z" w:id="2048466135">
        <w:r w:rsidRPr="301A1826" w:rsidR="71B6C87D">
          <w:rPr>
            <w:i w:val="0"/>
            <w:iCs w:val="0"/>
          </w:rPr>
          <w:t xml:space="preserve"> </w:t>
        </w:r>
      </w:ins>
      <w:r w:rsidRPr="301A1826" w:rsidR="00CC46F1">
        <w:rPr>
          <w:i w:val="0"/>
          <w:iCs w:val="0"/>
        </w:rPr>
        <w:t xml:space="preserve">allows us to </w:t>
      </w:r>
      <w:r w:rsidRPr="301A1826" w:rsidR="00CC46F1">
        <w:rPr>
          <w:i w:val="0"/>
          <w:iCs w:val="0"/>
        </w:rPr>
        <w:t>identify</w:t>
      </w:r>
      <w:r w:rsidRPr="301A1826" w:rsidR="00CC46F1">
        <w:rPr>
          <w:i w:val="0"/>
          <w:iCs w:val="0"/>
        </w:rPr>
        <w:t xml:space="preserve"> and specify multiple </w:t>
      </w:r>
      <w:del w:author="Smith, Samuel A" w:date="2024-01-10T16:26:47.989Z" w:id="508108019">
        <w:r w:rsidDel="00CC46F1">
          <w:delText>ways</w:delText>
        </w:r>
      </w:del>
      <w:ins w:author="Smith, Samuel A" w:date="2024-01-10T16:26:59.858Z" w:id="444649487">
        <w:r w:rsidR="534DEB38">
          <w:t>covariance structures</w:t>
        </w:r>
      </w:ins>
      <w:ins w:author="Smith, Samuel A" w:date="2024-01-10T16:27:44.741Z" w:id="508901102">
        <w:r w:rsidR="534DEB38">
          <w:t xml:space="preserve"> </w:t>
        </w:r>
        <w:r w:rsidR="1913C3CF">
          <w:t>among</w:t>
        </w:r>
      </w:ins>
      <w:r w:rsidR="00CC46F1">
        <w:rPr/>
        <w:t xml:space="preserve"> genetic </w:t>
      </w:r>
      <w:r w:rsidR="00CC46F1">
        <w:rPr/>
        <w:t>effect</w:t>
      </w:r>
      <w:ins w:author="Smith, Samuel A" w:date="2024-01-10T16:27:59.878Z" w:id="1994723840">
        <w:r w:rsidR="45654626">
          <w:t xml:space="preserve"> estimates across sites, including structures that </w:t>
        </w:r>
        <w:r w:rsidR="45654626">
          <w:t>represent</w:t>
        </w:r>
        <w:r w:rsidR="45654626">
          <w:t xml:space="preserve"> covariance </w:t>
        </w:r>
        <w:r w:rsidR="601B1800">
          <w:t>in environmental variable</w:t>
        </w:r>
      </w:ins>
      <w:ins w:author="Smith, Samuel A" w:date="2024-01-10T16:28:03.293Z" w:id="1921486711">
        <w:r w:rsidR="601B1800">
          <w:t>s of interest.</w:t>
        </w:r>
      </w:ins>
      <w:del w:author="Smith, Samuel A" w:date="2024-01-10T16:27:13.303Z" w:id="635083903">
        <w:r w:rsidDel="00CC46F1">
          <w:delText>s</w:delText>
        </w:r>
      </w:del>
      <w:r w:rsidR="00CC46F1">
        <w:rPr/>
        <w:t xml:space="preserve"> </w:t>
      </w:r>
      <w:del w:author="Smith, Samuel A" w:date="2024-01-10T16:28:17.961Z" w:id="1598662789">
        <w:r w:rsidDel="00CC46F1">
          <w:delText xml:space="preserve">may covary with the environment, and </w:delText>
        </w:r>
      </w:del>
      <w:ins w:author="Smith, Samuel A" w:date="2024-01-10T16:28:29.344Z" w:id="1731605799">
        <w:r w:rsidR="0F8609E6">
          <w:t xml:space="preserve">Important to this work, </w:t>
        </w:r>
        <w:r w:rsidRPr="301A1826" w:rsidR="0F8609E6">
          <w:rPr>
            <w:i w:val="1"/>
            <w:iCs w:val="1"/>
            <w:rPrChange w:author="Smith, Samuel A" w:date="2024-01-10T16:28:32.35Z" w:id="305934634"/>
          </w:rPr>
          <w:t>mash</w:t>
        </w:r>
        <w:r w:rsidR="0F8609E6">
          <w:t xml:space="preserve"> </w:t>
        </w:r>
      </w:ins>
      <w:r w:rsidR="00CC46F1">
        <w:rPr/>
        <w:t xml:space="preserve">does not have a statistical bias in detecting genetic effects with the same or opposite signs (36). To confirm our genetic mapping of </w:t>
      </w:r>
      <w:r w:rsidR="00CC46F1">
        <w:rPr/>
        <w:t>GxWeather</w:t>
      </w:r>
      <w:r w:rsidR="00CC46F1">
        <w:rPr/>
        <w:t xml:space="preserve">, we compare our </w:t>
      </w:r>
      <w:ins w:author="Smith, Samuel A" w:date="2024-01-10T16:28:59.169Z" w:id="839544560">
        <w:r w:rsidR="7D8E3DA8">
          <w:t xml:space="preserve">posterior </w:t>
        </w:r>
      </w:ins>
      <w:del w:author="Smith, Samuel A" w:date="2024-01-10T16:28:43.705Z" w:id="1957018256">
        <w:r w:rsidDel="00CC46F1">
          <w:delText>re-estimated</w:delText>
        </w:r>
      </w:del>
      <w:r w:rsidR="00CC46F1">
        <w:rPr/>
        <w:t xml:space="preserve"> genetic effect</w:t>
      </w:r>
      <w:ins w:author="Smith, Samuel A" w:date="2024-01-10T16:29:09.516Z" w:id="1252288721">
        <w:r w:rsidR="1C4B6491">
          <w:t xml:space="preserve"> estimates from </w:t>
        </w:r>
        <w:r w:rsidRPr="301A1826" w:rsidR="1C4B6491">
          <w:rPr>
            <w:i w:val="0"/>
            <w:iCs w:val="0"/>
            <w:rPrChange w:author="Smith, Samuel A" w:date="2024-01-10T16:29:10.47Z" w:id="1547249084">
              <w:rPr>
                <w:i w:val="1"/>
                <w:iCs w:val="1"/>
              </w:rPr>
            </w:rPrChange>
          </w:rPr>
          <w:t>mash</w:t>
        </w:r>
      </w:ins>
      <w:ins w:author="Smith, Samuel A" w:date="2024-01-10T16:29:10.962Z" w:id="1535500333">
        <w:r w:rsidRPr="301A1826" w:rsidR="1C4B6491">
          <w:rPr>
            <w:i w:val="0"/>
            <w:iCs w:val="0"/>
          </w:rPr>
          <w:t xml:space="preserve"> </w:t>
        </w:r>
      </w:ins>
      <w:del w:author="Smith, Samuel A" w:date="2024-01-10T16:29:03.794Z" w:id="1067986294">
        <w:r w:rsidRPr="301A1826" w:rsidDel="00CC46F1">
          <w:rPr>
            <w:i w:val="0"/>
            <w:iCs w:val="0"/>
          </w:rPr>
          <w:delText>s</w:delText>
        </w:r>
      </w:del>
      <w:r w:rsidR="00CC46F1">
        <w:rPr/>
        <w:t xml:space="preserve"> to mapping results from an outbred pseudo-F2 cross grown at the same sites. Our analys</w:t>
      </w:r>
      <w:ins w:author="Smith, Samuel A" w:date="2024-01-10T16:29:23.591Z" w:id="875935231">
        <w:r w:rsidR="1EBFFD32">
          <w:t>e</w:t>
        </w:r>
      </w:ins>
      <w:del w:author="Smith, Samuel A" w:date="2024-01-10T16:29:23.481Z" w:id="1121900206">
        <w:r w:rsidDel="00CC46F1">
          <w:delText>i</w:delText>
        </w:r>
      </w:del>
      <w:r w:rsidR="00CC46F1">
        <w:rPr/>
        <w:t xml:space="preserve">s </w:t>
      </w:r>
      <w:r w:rsidR="00CC46F1">
        <w:rPr/>
        <w:t>allow</w:t>
      </w:r>
      <w:r w:rsidR="00CC46F1">
        <w:rPr/>
        <w:t xml:space="preserve"> us to describe the weather cues and genetic variation affecting phenology in two divergent natural populations of switchgrass.</w:t>
      </w:r>
    </w:p>
    <w:p w:rsidR="0085453B" w:rsidRDefault="00CC46F1" w14:paraId="36704A0D" w14:textId="77777777">
      <w:pPr>
        <w:pStyle w:val="Heading1"/>
      </w:pPr>
      <w:r w:rsidR="4BF12702">
        <w:rPr/>
        <w:t>Results</w:t>
      </w:r>
    </w:p>
    <w:p w:rsidR="0085453B" w:rsidRDefault="00CC46F1" w14:paraId="69A03836" w14:textId="77777777">
      <w:pPr>
        <w:pStyle w:val="FirstParagraph"/>
      </w:pPr>
      <w:r>
        <w:t>Genotypes from the Gulf and Midwest subpopulations had distinct phenological timings and distinct patterns of phenological correlations across our eight common garden sites (</w:t>
      </w:r>
      <w:hyperlink w:anchor="fig-map">
        <w:r>
          <w:rPr>
            <w:rStyle w:val="Hyperlink"/>
          </w:rPr>
          <w:t>Figure 1</w:t>
        </w:r>
      </w:hyperlink>
      <w:r>
        <w:t>). At the three Texas common gardens (hereafter ‘Texas’ gardens), located within the natural range of the Gulf subpopulation, Gulf vegetative growth occurred before Midwestern vegetative growth, and Gulf flowering occurred after Midwestern flowering (</w:t>
      </w:r>
      <w:hyperlink w:anchor="fig-map">
        <w:r>
          <w:rPr>
            <w:rStyle w:val="Hyperlink"/>
          </w:rPr>
          <w:t>Figure 1</w:t>
        </w:r>
      </w:hyperlink>
      <w:r>
        <w:t xml:space="preserve"> A). At the four northernmost common gardens (hereafter ‘North’ 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time period, and Gulf flowering occurred after Midwestern flowering (</w:t>
      </w:r>
      <w:hyperlink w:anchor="fig-map">
        <w:r>
          <w:rPr>
            <w:rStyle w:val="Hyperlink"/>
          </w:rPr>
          <w:t>Figure 1</w:t>
        </w:r>
      </w:hyperlink>
      <w:r>
        <w:t xml:space="preserve"> A). These patterns led to strong negative phenotypic correlations for the timing of vegetative growth between the North and Texas gardens, particularly in the Gulf and across all individuals (hereafter, ‘Both’ subpopulations), and contributed to positive phenotypic correlations for the timing of flowering that had larger magnitudes at more northern gardens (</w:t>
      </w:r>
      <w:hyperlink w:anchor="fig-map">
        <w:r>
          <w:rPr>
            <w:rStyle w:val="Hyperlink"/>
          </w:rPr>
          <w:t>Figure 1</w:t>
        </w:r>
      </w:hyperlink>
      <w:r>
        <w:t xml:space="preserve"> B).</w:t>
      </w:r>
    </w:p>
    <w:p w:rsidR="0085453B" w:rsidRDefault="00CC46F1" w14:paraId="20DFD740" w14:textId="77777777">
      <w:pPr>
        <w:pStyle w:val="BodyText"/>
      </w:pPr>
      <w:r>
        <w:t>Narrow-sense heritabilities (h</w:t>
      </w:r>
      <w:r>
        <w:rPr>
          <w:vertAlign w:val="superscript"/>
        </w:rPr>
        <w:t>2</w:t>
      </w:r>
      <w:r>
        <w:t>) indicated that rank-changing GxE for these phenotypes was present across the common gardens (</w:t>
      </w:r>
      <w:hyperlink w:anchor="fig-map">
        <w:r>
          <w:rPr>
            <w:rStyle w:val="Hyperlink"/>
          </w:rPr>
          <w:t>Figure 1</w:t>
        </w:r>
      </w:hyperlink>
      <w:r>
        <w:t xml:space="preserve"> C). h</w:t>
      </w:r>
      <w:r>
        <w:rPr>
          <w:vertAlign w:val="superscript"/>
        </w:rPr>
        <w:t>2</w:t>
      </w:r>
      <w:r>
        <w:t xml:space="preserve"> </w:t>
      </w:r>
      <w:r>
        <w:t>were typically high at individual gardens: 59% on average for green-up date, and 87% for flowering date. However, h</w:t>
      </w:r>
      <w:r>
        <w:rPr>
          <w:vertAlign w:val="superscript"/>
        </w:rPr>
        <w:t>2</w:t>
      </w:r>
      <w:r>
        <w:t xml:space="preserve"> were variable across gardens, and green-up dates were uncorrelated (r</w:t>
      </w:r>
      <w:r>
        <w:rPr>
          <w:vertAlign w:val="superscript"/>
        </w:rPr>
        <w:t>2</w:t>
      </w:r>
      <w:r>
        <w:t xml:space="preserve"> &lt; 0.2) or negatively correlated between pairs of gardens (</w:t>
      </w:r>
      <w:hyperlink w:anchor="fig-map">
        <w:r>
          <w:rPr>
            <w:rStyle w:val="Hyperlink"/>
          </w:rPr>
          <w:t>Figure 1</w:t>
        </w:r>
      </w:hyperlink>
      <w:r>
        <w:t xml:space="preserve"> B). These negative and small correlations undoubtedly contributed to the low h</w:t>
      </w:r>
      <w:r>
        <w:rPr>
          <w:vertAlign w:val="superscript"/>
        </w:rPr>
        <w:t>2</w:t>
      </w:r>
      <w:r>
        <w:t xml:space="preserve"> values for green-up and flowering date when estimated jointly at all eight gardens: h</w:t>
      </w:r>
      <w:r>
        <w:rPr>
          <w:vertAlign w:val="superscript"/>
        </w:rPr>
        <w:t>2</w:t>
      </w:r>
      <w:r>
        <w:t xml:space="preserve"> was 0.8% for green-up and 23.2% for flowering date.</w:t>
      </w:r>
    </w:p>
    <w:p w:rsidR="0085453B" w:rsidP="4EED1E26" w:rsidRDefault="00CC46F1" w14:paraId="2D039FE4" w14:textId="05FD433F">
      <w:pPr>
        <w:pStyle w:val="Heading3"/>
        <w:rPr>
          <w:i w:val="1"/>
          <w:iCs w:val="1"/>
        </w:rPr>
      </w:pPr>
      <w:ins w:author="Smith, Samuel A" w:date="2024-01-10T16:30:59.997Z" w:id="1442682402">
        <w:r w:rsidR="71BC67A2">
          <w:t>I</w:t>
        </w:r>
      </w:ins>
      <w:ins w:author="Smith, Samuel A" w:date="2024-01-10T16:31:04.372Z" w:id="1569683823">
        <w:r w:rsidR="71BC67A2">
          <w:t xml:space="preserve">nference of </w:t>
        </w:r>
      </w:ins>
      <w:r w:rsidR="4BF12702">
        <w:rPr/>
        <w:t>GxWeather</w:t>
      </w:r>
      <w:r w:rsidR="4BF12702">
        <w:rPr/>
        <w:t xml:space="preserve"> </w:t>
      </w:r>
      <w:ins w:author="Smith, Samuel A" w:date="2024-01-10T16:36:18.777Z" w:id="1606990892">
        <w:r w:rsidR="2D498C47">
          <w:t>effects</w:t>
        </w:r>
      </w:ins>
      <w:del w:author="Smith, Samuel A" w:date="2024-01-10T16:36:17.458Z" w:id="427441566">
        <w:r w:rsidDel="4BF12702">
          <w:delText>mixtures</w:delText>
        </w:r>
      </w:del>
      <w:r w:rsidR="4BF12702">
        <w:rPr/>
        <w:t xml:space="preserve"> for vegetative and reproductive timing</w:t>
      </w:r>
      <w:ins w:author="Smith, Samuel A" w:date="2024-01-10T16:30:47.368Z" w:id="1535120560">
        <w:r w:rsidR="66ACB26C">
          <w:t xml:space="preserve"> using </w:t>
        </w:r>
        <w:r w:rsidRPr="4EED1E26" w:rsidR="66ACB26C">
          <w:rPr>
            <w:i w:val="1"/>
            <w:iCs w:val="1"/>
          </w:rPr>
          <w:t>mash</w:t>
        </w:r>
      </w:ins>
    </w:p>
    <w:p w:rsidR="0085453B" w:rsidRDefault="00CC46F1" w14:paraId="57869A34" w14:textId="15C80B48">
      <w:pPr>
        <w:pStyle w:val="FirstParagraph"/>
      </w:pPr>
      <w:r w:rsidR="00CC46F1">
        <w:rPr/>
        <w:t xml:space="preserve">We next looked for evidence of </w:t>
      </w:r>
      <w:r w:rsidR="00CC46F1">
        <w:rPr/>
        <w:t>GxWeather</w:t>
      </w:r>
      <w:r w:rsidR="00CC46F1">
        <w:rPr/>
        <w:t xml:space="preserve"> by jointly </w:t>
      </w:r>
      <w:del w:author="Smith, Samuel A" w:date="2024-01-10T16:30:01.131Z" w:id="543427939">
        <w:r w:rsidDel="00CC46F1">
          <w:delText>re-</w:delText>
        </w:r>
      </w:del>
      <w:r w:rsidR="00CC46F1">
        <w:rPr/>
        <w:t>estimating genetic effects across all eight common gardens u</w:t>
      </w:r>
      <w:ins w:author="Smith, Samuel A" w:date="2024-01-10T16:31:38.899Z" w:id="1466875833">
        <w:r w:rsidR="4F517C8E">
          <w:t xml:space="preserve">sing the mash model, </w:t>
        </w:r>
      </w:ins>
      <w:del w:author="Smith, Samuel A" w:date="2024-01-10T16:30:07.145Z" w:id="1439807171">
        <w:r w:rsidDel="00CC46F1">
          <w:delText>sing</w:delText>
        </w:r>
      </w:del>
      <w:r w:rsidR="00CC46F1">
        <w:rPr/>
        <w:t xml:space="preserve"> </w:t>
      </w:r>
      <w:ins w:author="Smith, Samuel A" w:date="2024-01-10T16:31:44.497Z" w:id="18606182">
        <w:r w:rsidR="1C09C795">
          <w:t>which</w:t>
        </w:r>
      </w:ins>
      <w:del w:author="Smith, Samuel A" w:date="2024-01-10T16:31:43.693Z" w:id="695669688">
        <w:r w:rsidDel="00CC46F1">
          <w:delText>a model that</w:delText>
        </w:r>
      </w:del>
      <w:r w:rsidR="00CC46F1">
        <w:rPr/>
        <w:t xml:space="preserve"> allows effects to covary between gardens in many ways (</w:t>
      </w:r>
      <w:hyperlink w:anchor="fig-map">
        <w:r w:rsidRPr="301A1826" w:rsidR="00CC46F1">
          <w:rPr>
            <w:rStyle w:val="Hyperlink"/>
          </w:rPr>
          <w:t>Figure 1</w:t>
        </w:r>
      </w:hyperlink>
      <w:r w:rsidR="00CC46F1">
        <w:rPr/>
        <w:t xml:space="preserve"> D, SI Appendix, Datasets 1-6). To do this, we used genome-wide association (GWAS) on site-specific BLUPs for the timing of vegetative growth and flowering to </w:t>
      </w:r>
      <w:r w:rsidR="00CC46F1">
        <w:rPr/>
        <w:t>determine</w:t>
      </w:r>
      <w:r w:rsidR="00CC46F1">
        <w:rPr/>
        <w:t xml:space="preserve"> preliminary single nucleotide polymorphism (SNP) effect estimates </w:t>
      </w:r>
      <w:ins w:author="Smith, Samuel A" w:date="2024-01-10T16:37:03.96Z" w:id="1746235062">
        <w:r w:rsidR="6E08103B">
          <w:t xml:space="preserve">for each trait </w:t>
        </w:r>
      </w:ins>
      <w:r w:rsidR="00CC46F1">
        <w:rPr/>
        <w:t xml:space="preserve">at each garden. We then jointly modeled genetic effect estimates, and the mixture of ways these effects might </w:t>
      </w:r>
      <w:r w:rsidR="00CC46F1">
        <w:rPr/>
        <w:t>covary</w:t>
      </w:r>
      <w:r w:rsidR="00CC46F1">
        <w:rPr/>
        <w:t xml:space="preserve">, across all eight common gardens, using a two-part procedure. We first modeled genetic effects with different combinations of covariance </w:t>
      </w:r>
      <w:del w:author="Smith, Samuel A" w:date="2024-01-10T16:37:21.755Z" w:id="1388311466">
        <w:r w:rsidDel="00CC46F1">
          <w:delText>types</w:delText>
        </w:r>
      </w:del>
      <w:ins w:author="Smith, Samuel A" w:date="2024-01-10T16:37:22.979Z" w:id="17058608">
        <w:r w:rsidR="2529905B">
          <w:t>structures</w:t>
        </w:r>
      </w:ins>
      <w:del w:author="Smith, Samuel A" w:date="2024-01-10T16:37:25.797Z" w:id="1024565896">
        <w:r w:rsidDel="00CC46F1">
          <w:delText>,</w:delText>
        </w:r>
      </w:del>
      <w:r w:rsidR="00CC46F1">
        <w:rPr/>
        <w:t xml:space="preserve"> using a subset o</w:t>
      </w:r>
      <w:r w:rsidR="00CC46F1">
        <w:rPr/>
        <w:t xml:space="preserve">f </w:t>
      </w:r>
      <w:del w:author="Smith, Samuel A" w:date="2024-01-10T16:37:43.761Z" w:id="560124265">
        <w:r w:rsidDel="00CC46F1">
          <w:delText>effects selected at</w:delText>
        </w:r>
      </w:del>
      <w:r w:rsidR="00CC46F1">
        <w:rPr/>
        <w:t xml:space="preserve"> random</w:t>
      </w:r>
      <w:ins w:author="Smith, Samuel A" w:date="2024-01-10T16:37:52.723Z" w:id="1998635475">
        <w:r w:rsidR="746EA69F">
          <w:t xml:space="preserve">ly </w:t>
        </w:r>
        <w:r w:rsidR="746EA69F">
          <w:t>seleceted</w:t>
        </w:r>
      </w:ins>
      <w:r w:rsidR="00CC46F1">
        <w:rPr/>
        <w:t xml:space="preserve"> </w:t>
      </w:r>
      <w:del w:author="Smith, Samuel A" w:date="2024-01-10T16:37:58.084Z" w:id="68624500">
        <w:r w:rsidDel="00CC46F1">
          <w:delText>from all</w:delText>
        </w:r>
      </w:del>
      <w:r w:rsidR="00CC46F1">
        <w:rPr/>
        <w:t xml:space="preserve"> SNPs used in the GWAS</w:t>
      </w:r>
      <w:ins w:author="Smith, Samuel A" w:date="2024-01-10T16:38:20.225Z" w:id="855316478">
        <w:r w:rsidR="50256D57">
          <w:t xml:space="preserve"> and their corresponding effect size estimates</w:t>
        </w:r>
      </w:ins>
      <w:r w:rsidR="00CC46F1">
        <w:rPr/>
        <w:t>. In these models</w:t>
      </w:r>
      <w:ins w:author="Smith, Samuel A" w:date="2024-01-10T16:40:59.788Z" w:id="621224296">
        <w:r w:rsidR="71B87102">
          <w:t xml:space="preserve"> (hereafter </w:t>
        </w:r>
      </w:ins>
      <w:ins w:author="Smith, Samuel A" w:date="2024-01-10T16:41:08.896Z" w:id="1106386716">
        <w:r w:rsidR="71B87102">
          <w:t>referred to as “random”).</w:t>
        </w:r>
      </w:ins>
      <w:del w:author="Smith, Samuel A" w:date="2024-01-10T16:40:51.87Z" w:id="857329049">
        <w:r w:rsidDel="00CC46F1">
          <w:delText>,</w:delText>
        </w:r>
      </w:del>
      <w:r w:rsidR="00CC46F1">
        <w:rPr/>
        <w:t xml:space="preserve"> </w:t>
      </w:r>
      <w:ins w:author="Smith, Samuel A" w:date="2024-01-10T16:41:12.193Z" w:id="601562482">
        <w:r w:rsidR="6BD60CC0">
          <w:t>W</w:t>
        </w:r>
      </w:ins>
      <w:del w:author="Smith, Samuel A" w:date="2024-01-10T16:41:11.822Z" w:id="1643041130">
        <w:r w:rsidDel="00CC46F1">
          <w:delText>w</w:delText>
        </w:r>
      </w:del>
      <w:r w:rsidR="00CC46F1">
        <w:rPr/>
        <w:t xml:space="preserve">e </w:t>
      </w:r>
      <w:ins w:author="Smith, Samuel A" w:date="2024-01-10T16:41:15.793Z" w:id="1836456178">
        <w:r w:rsidR="2F97367B">
          <w:t xml:space="preserve">then </w:t>
        </w:r>
      </w:ins>
      <w:r w:rsidR="00CC46F1">
        <w:rPr/>
        <w:t xml:space="preserve">specified </w:t>
      </w:r>
      <w:ins w:author="Smith, Samuel A" w:date="2024-01-10T16:38:58.772Z" w:id="2093418723">
        <w:r w:rsidR="53C11938">
          <w:t xml:space="preserve">a variety of potential covariance structures </w:t>
        </w:r>
      </w:ins>
      <w:ins w:author="Smith, Samuel A" w:date="2024-01-10T16:39:21.315Z" w:id="712610830">
        <w:r w:rsidR="53C11938">
          <w:t xml:space="preserve">among genetic effect size estimates from each </w:t>
        </w:r>
        <w:r w:rsidR="53C11938">
          <w:t>garden</w:t>
        </w:r>
      </w:ins>
      <w:del w:author="Smith, Samuel A" w:date="2024-01-10T16:38:40.505Z" w:id="1513826059">
        <w:r w:rsidDel="00CC46F1">
          <w:delText>many</w:delText>
        </w:r>
        <w:r w:rsidDel="00CC46F1">
          <w:delText xml:space="preserve"> ways genetic effects could covary between gardens</w:delText>
        </w:r>
      </w:del>
      <w:r w:rsidR="00CC46F1">
        <w:rPr/>
        <w:t xml:space="preserve"> (as expanded on below) and used a greedy algorithm to iteratively select </w:t>
      </w:r>
      <w:r w:rsidR="00CC46F1">
        <w:rPr/>
        <w:t xml:space="preserve">covariance structures that significantly improved the log likelihood of </w:t>
      </w:r>
      <w:del w:author="Smith, Samuel A" w:date="2024-01-10T16:39:34.741Z" w:id="2069942066">
        <w:r w:rsidDel="00CC46F1">
          <w:delText>a model when included</w:delText>
        </w:r>
      </w:del>
      <w:ins w:author="Smith, Samuel A" w:date="2024-01-10T16:39:44.731Z" w:id="250024745">
        <w:r w:rsidR="22582979">
          <w:t xml:space="preserve">the </w:t>
        </w:r>
        <w:r w:rsidRPr="301A1826" w:rsidR="22582979">
          <w:rPr>
            <w:i w:val="1"/>
            <w:iCs w:val="1"/>
          </w:rPr>
          <w:t>mash</w:t>
        </w:r>
        <w:r w:rsidRPr="301A1826" w:rsidR="22582979">
          <w:rPr>
            <w:i w:val="0"/>
            <w:iCs w:val="0"/>
          </w:rPr>
          <w:t xml:space="preserve"> model</w:t>
        </w:r>
      </w:ins>
      <w:r w:rsidR="00CC46F1">
        <w:rPr/>
        <w:t>. Given the high correlation between some of the covariance patterns we tested, this approach allowed us to select only the subset of patterns of covaria</w:t>
      </w:r>
      <w:del w:author="Smith, Samuel A" w:date="2024-01-10T16:40:02.286Z" w:id="1800275188">
        <w:r w:rsidDel="00CC46F1">
          <w:delText>tion</w:delText>
        </w:r>
      </w:del>
      <w:ins w:author="Smith, Samuel A" w:date="2024-01-10T16:40:02.406Z" w:id="2116542705">
        <w:r w:rsidR="1265FE6A">
          <w:t>nce</w:t>
        </w:r>
      </w:ins>
      <w:r w:rsidR="00CC46F1">
        <w:rPr/>
        <w:t xml:space="preserve"> that </w:t>
      </w:r>
      <w:del w:author="Smith, Samuel A" w:date="2024-01-10T16:41:33.185Z" w:id="13859607">
        <w:r w:rsidDel="00CC46F1">
          <w:delText>most improved</w:delText>
        </w:r>
      </w:del>
      <w:ins w:author="Smith, Samuel A" w:date="2024-01-10T16:41:37.696Z" w:id="476964537">
        <w:r w:rsidR="18E2F63A">
          <w:t>significantly improved</w:t>
        </w:r>
      </w:ins>
      <w:r w:rsidR="00CC46F1">
        <w:rPr/>
        <w:t xml:space="preserve"> the fit of the joint</w:t>
      </w:r>
      <w:ins w:author="Smith, Samuel A" w:date="2024-01-10T16:40:30.058Z" w:id="1540358116">
        <w:r w:rsidR="17AE103E">
          <w:t xml:space="preserve">ly inferred </w:t>
        </w:r>
        <w:r w:rsidR="17AE103E">
          <w:t>struture</w:t>
        </w:r>
        <w:r w:rsidR="17AE103E">
          <w:t xml:space="preserve"> of genetic effect size estimates</w:t>
        </w:r>
      </w:ins>
      <w:del w:author="Smith, Samuel A" w:date="2024-01-10T16:40:15.18Z" w:id="492276073">
        <w:r w:rsidDel="00CC46F1">
          <w:delText xml:space="preserve"> ef</w:delText>
        </w:r>
        <w:r w:rsidDel="00CC46F1">
          <w:delText>fect patterns</w:delText>
        </w:r>
      </w:del>
      <w:r w:rsidR="00CC46F1">
        <w:rPr/>
        <w:t xml:space="preserve"> present in the data. We then </w:t>
      </w:r>
      <w:del w:author="Smith, Samuel A" w:date="2024-01-10T16:42:06.743Z" w:id="1379013763">
        <w:r w:rsidDel="00CC46F1">
          <w:delText>re-estimated</w:delText>
        </w:r>
      </w:del>
      <w:ins w:author="Smith, Samuel A" w:date="2024-01-10T16:42:11.643Z" w:id="1662723051">
        <w:r w:rsidR="09493269">
          <w:t xml:space="preserve">repeated this procedure using the </w:t>
        </w:r>
      </w:ins>
      <w:del w:author="Smith, Samuel A" w:date="2024-01-10T16:42:15.343Z" w:id="1175965130">
        <w:r w:rsidDel="00CC46F1">
          <w:delText xml:space="preserve"> the</w:delText>
        </w:r>
      </w:del>
      <w:r w:rsidR="00CC46F1">
        <w:rPr/>
        <w:t xml:space="preserve"> set of </w:t>
      </w:r>
      <w:ins w:author="Smith, Samuel A" w:date="2024-01-10T16:42:24.647Z" w:id="926737546">
        <w:r w:rsidR="11E8FCA6">
          <w:t>SNPs</w:t>
        </w:r>
        <w:r w:rsidR="0971C8FD">
          <w:t>,</w:t>
        </w:r>
        <w:r w:rsidR="11E8FCA6">
          <w:t xml:space="preserve"> and corresponding GWAS</w:t>
        </w:r>
      </w:ins>
      <w:del w:author="Smith, Samuel A" w:date="2024-01-10T16:42:29.176Z" w:id="790505633">
        <w:r w:rsidDel="00CC46F1">
          <w:delText>genetic</w:delText>
        </w:r>
      </w:del>
      <w:r w:rsidR="00CC46F1">
        <w:rPr/>
        <w:t xml:space="preserve"> effect</w:t>
      </w:r>
      <w:ins w:author="Smith, Samuel A" w:date="2024-01-10T16:42:31.472Z" w:id="2003064920">
        <w:r w:rsidR="329CD7C6">
          <w:t xml:space="preserve"> </w:t>
        </w:r>
      </w:ins>
      <w:r w:rsidR="00CC46F1">
        <w:rPr/>
        <w:t>s</w:t>
      </w:r>
      <w:ins w:author="Smith, Samuel A" w:date="2024-01-10T16:42:34.693Z" w:id="374237627">
        <w:r w:rsidR="329CD7C6">
          <w:t>ize estimates,</w:t>
        </w:r>
      </w:ins>
      <w:r w:rsidR="00CC46F1">
        <w:rPr/>
        <w:t xml:space="preserve"> that had the </w:t>
      </w:r>
      <w:commentRangeStart w:id="209088216"/>
      <w:r w:rsidR="00CC46F1">
        <w:rPr/>
        <w:t>largest effect estimates</w:t>
      </w:r>
      <w:commentRangeEnd w:id="209088216"/>
      <w:r>
        <w:rPr>
          <w:rStyle w:val="CommentReference"/>
        </w:rPr>
        <w:commentReference w:id="209088216"/>
      </w:r>
      <w:r w:rsidR="00CC46F1">
        <w:rPr/>
        <w:t xml:space="preserve"> in univariate GWAS (hereafter “strong” effects) using the set of significant covariance matrices that most improved the model fit on the random effects.</w:t>
      </w:r>
    </w:p>
    <w:p w:rsidR="0085453B" w:rsidP="301A1826" w:rsidRDefault="00CC46F1" w14:paraId="3C09CE82" w14:textId="1ABC8F48">
      <w:pPr>
        <w:pStyle w:val="BodyText"/>
        <w:suppressLineNumbers w:val="0"/>
        <w:bidi w:val="0"/>
        <w:spacing w:before="180" w:beforeAutospacing="off" w:after="180" w:afterAutospacing="off" w:line="259" w:lineRule="auto"/>
        <w:ind w:left="0" w:right="0"/>
        <w:jc w:val="left"/>
      </w:pPr>
      <w:r w:rsidR="00CC46F1">
        <w:rPr/>
        <w:t xml:space="preserve">We </w:t>
      </w:r>
      <w:del w:author="Smith, Samuel A" w:date="2024-01-10T16:45:05.147Z" w:id="2053376441">
        <w:r w:rsidDel="00CC46F1">
          <w:delText>created</w:delText>
        </w:r>
      </w:del>
      <w:ins w:author="Smith, Samuel A" w:date="2024-01-10T16:45:09.423Z" w:id="1288210106">
        <w:r w:rsidR="6E0FF9EF">
          <w:t>specified</w:t>
        </w:r>
      </w:ins>
      <w:r w:rsidR="00CC46F1">
        <w:rPr/>
        <w:t xml:space="preserve"> three categories of </w:t>
      </w:r>
      <w:ins w:author="Smith, Samuel A" w:date="2024-01-10T16:45:20.622Z" w:id="1297224339">
        <w:r w:rsidR="7D00F118">
          <w:t>covariance strutures</w:t>
        </w:r>
      </w:ins>
      <w:del w:author="Smith, Samuel A" w:date="2024-01-10T16:45:16.626Z" w:id="448144712">
        <w:r w:rsidDel="00CC46F1">
          <w:delText xml:space="preserve">ways effects could covary </w:delText>
        </w:r>
      </w:del>
      <w:r w:rsidR="00CC46F1">
        <w:rPr/>
        <w:t xml:space="preserve">across gardens: “canonical” covariance, with simple patterns of </w:t>
      </w:r>
      <w:del w:author="Smith, Samuel A" w:date="2024-01-10T16:45:29.719Z" w:id="1068852827">
        <w:r w:rsidDel="00CC46F1">
          <w:delText>effects</w:delText>
        </w:r>
      </w:del>
      <w:ins w:author="Smith, Samuel A" w:date="2024-01-10T16:45:40.606Z" w:id="1190701519">
        <w:r w:rsidR="16A39C29">
          <w:t xml:space="preserve">effect size </w:t>
        </w:r>
        <w:r w:rsidR="16A39C29">
          <w:t>covairance</w:t>
        </w:r>
        <w:r w:rsidR="16A39C29">
          <w:t xml:space="preserve"> introduced in the initial </w:t>
        </w:r>
        <w:r w:rsidRPr="301A1826" w:rsidR="16A39C29">
          <w:rPr>
            <w:i w:val="1"/>
            <w:iCs w:val="1"/>
          </w:rPr>
          <w:t>mash</w:t>
        </w:r>
        <w:r w:rsidRPr="301A1826" w:rsidR="16A39C29">
          <w:rPr>
            <w:i w:val="0"/>
            <w:iCs w:val="0"/>
          </w:rPr>
          <w:t xml:space="preserve"> </w:t>
        </w:r>
        <w:r w:rsidRPr="301A1826" w:rsidR="16A39C29">
          <w:rPr>
            <w:i w:val="0"/>
            <w:iCs w:val="0"/>
          </w:rPr>
          <w:t>masnuscript</w:t>
        </w:r>
      </w:ins>
      <w:r w:rsidR="00CC46F1">
        <w:rPr/>
        <w:t>; “data-driven” covariance</w:t>
      </w:r>
      <w:ins w:author="Smith, Samuel A" w:date="2024-01-10T16:45:54.881Z" w:id="409153873">
        <w:r w:rsidR="43C16E65">
          <w:t>,</w:t>
        </w:r>
      </w:ins>
      <w:del w:author="Smith, Samuel A" w:date="2024-01-10T16:45:53.264Z" w:id="152486565">
        <w:r w:rsidDel="00CC46F1">
          <w:delText>s</w:delText>
        </w:r>
      </w:del>
      <w:r w:rsidR="00CC46F1">
        <w:rPr/>
        <w:t xml:space="preserve"> derived from common patterns of SNP effects </w:t>
      </w:r>
      <w:ins w:author="Smith, Samuel A" w:date="2024-01-10T16:46:04.058Z" w:id="503366778">
        <w:r w:rsidR="2DFB4DB3">
          <w:t xml:space="preserve">observed </w:t>
        </w:r>
      </w:ins>
      <w:r w:rsidR="00CC46F1">
        <w:rPr/>
        <w:t>in the data, and “</w:t>
      </w:r>
      <w:r w:rsidR="00CC46F1">
        <w:rPr/>
        <w:t>GxWeather</w:t>
      </w:r>
      <w:r w:rsidR="00CC46F1">
        <w:rPr/>
        <w:t>” covariance</w:t>
      </w:r>
      <w:ins w:author="Smith, Samuel A" w:date="2024-01-10T16:46:11.805Z" w:id="819497516">
        <w:r w:rsidR="037F2FF9">
          <w:t>,</w:t>
        </w:r>
      </w:ins>
      <w:del w:author="Smith, Samuel A" w:date="2024-01-10T16:46:10.343Z" w:id="1096583675">
        <w:r w:rsidDel="00CC46F1">
          <w:delText>s</w:delText>
        </w:r>
      </w:del>
      <w:r w:rsidR="00CC46F1">
        <w:rPr/>
        <w:t xml:space="preserve"> </w:t>
      </w:r>
      <w:del w:author="Smith, Samuel A" w:date="2024-01-10T16:46:18.139Z" w:id="1540179343">
        <w:r w:rsidDel="00CC46F1">
          <w:delText>that</w:delText>
        </w:r>
      </w:del>
      <w:ins w:author="Smith, Samuel A" w:date="2024-01-10T16:46:29.461Z" w:id="1992287065">
        <w:r w:rsidR="72A5D777">
          <w:t xml:space="preserve">estimated from empirical weather patterns at each garden </w:t>
        </w:r>
      </w:ins>
      <w:r w:rsidR="00CC46F1">
        <w:rPr/>
        <w:t xml:space="preserve"> </w:t>
      </w:r>
      <w:ins w:author="Smith, Samuel A" w:date="2024-01-10T16:46:44.942Z" w:id="952488162">
        <w:r w:rsidR="3BA5D64A">
          <w:t xml:space="preserve">to </w:t>
        </w:r>
      </w:ins>
      <w:r w:rsidR="00CC46F1">
        <w:rPr/>
        <w:t>capture</w:t>
      </w:r>
      <w:del w:author="Smith, Samuel A" w:date="2024-01-10T16:46:46.643Z" w:id="501918858">
        <w:r w:rsidDel="00CC46F1">
          <w:delText>d</w:delText>
        </w:r>
      </w:del>
      <w:r w:rsidR="00CC46F1">
        <w:rPr/>
        <w:t xml:space="preserve"> the covariance of weather variables at specific times before the phenological event (Table 1, SI Appendix, Section S2). For example, </w:t>
      </w:r>
      <w:r w:rsidR="00CC46F1">
        <w:rPr/>
        <w:t>GxWeather</w:t>
      </w:r>
      <w:r w:rsidR="00CC46F1">
        <w:rPr/>
        <w:t xml:space="preserve"> covariance between gardens in MI and MO, for rainfall in the seven days prior to flowering, captures the covarianc</w:t>
      </w:r>
      <w:r w:rsidR="00CC46F1">
        <w:rPr/>
        <w:t xml:space="preserve">e </w:t>
      </w:r>
      <w:r w:rsidR="00CC46F1">
        <w:rPr/>
        <w:t>in the amount of</w:t>
      </w:r>
      <w:r w:rsidR="00CC46F1">
        <w:rPr/>
        <w:t xml:space="preserve"> rainfall genotype A, B, and C receive in the seven days prior to their three flowering dates in MI and their three flowering dates in MO. If these six rainfall values are similar, covariance will be near one; if they are uncorrelated, covariance will be near zero; if there is sufficient rank changing in rainfall amounts between gardens for these genotypes, this covariance will be near negative one.</w:t>
      </w:r>
      <w:ins w:author="Smith, Samuel A" w:date="2024-01-10T17:38:59.206Z" w:id="33649951">
        <w:r w:rsidR="68496887">
          <w:t xml:space="preserve"> Each of these covariance </w:t>
        </w:r>
      </w:ins>
      <w:ins w:author="Smith, Samuel A" w:date="2024-01-10T17:39:43.172Z" w:id="481078851">
        <w:r w:rsidR="68496887">
          <w:t xml:space="preserve">categories are represented as a group of covariance matrices, each </w:t>
        </w:r>
        <w:r w:rsidR="68496887">
          <w:t>representing</w:t>
        </w:r>
        <w:r w:rsidR="68496887">
          <w:t xml:space="preserve"> a specific pattern of covariance in genetic effect size estimates yo be included in the model. </w:t>
        </w:r>
      </w:ins>
    </w:p>
    <w:p w:rsidR="0085453B" w:rsidRDefault="00CC46F1" w14:paraId="3E55E503" w14:textId="30DA9F45">
      <w:pPr>
        <w:pStyle w:val="BodyText"/>
      </w:pPr>
      <w:r w:rsidR="00CC46F1">
        <w:rPr/>
        <w:t xml:space="preserve">The </w:t>
      </w:r>
      <w:r w:rsidR="00CC46F1">
        <w:rPr/>
        <w:t>GxWeather</w:t>
      </w:r>
      <w:r w:rsidR="00CC46F1">
        <w:rPr/>
        <w:t xml:space="preserve"> covariance</w:t>
      </w:r>
      <w:del w:author="Smith, Samuel A" w:date="2024-01-10T17:38:49.521Z" w:id="2036678313">
        <w:r w:rsidDel="00CC46F1">
          <w:delText>s</w:delText>
        </w:r>
      </w:del>
      <w:r w:rsidR="00CC46F1">
        <w:rPr/>
        <w:t xml:space="preserve"> </w:t>
      </w:r>
      <w:ins w:author="Smith, Samuel A" w:date="2024-01-10T17:39:51.407Z" w:id="671717326">
        <w:r w:rsidR="3B52E07A">
          <w:t xml:space="preserve">matrices </w:t>
        </w:r>
      </w:ins>
      <w:r w:rsidR="00CC46F1">
        <w:rPr/>
        <w:t xml:space="preserve">allow </w:t>
      </w:r>
      <w:ins w:author="Smith, Samuel A" w:date="2024-01-10T17:39:59.518Z" w:id="1990445897">
        <w:r w:rsidR="265FC276">
          <w:t xml:space="preserve">for </w:t>
        </w:r>
      </w:ins>
      <w:r w:rsidR="00CC46F1">
        <w:rPr/>
        <w:t xml:space="preserve">hypothesis testing of specific weather variables as cues for </w:t>
      </w:r>
      <w:ins w:author="Smith, Samuel A" w:date="2024-01-10T17:40:26.393Z" w:id="554506118">
        <w:r w:rsidR="7157FB6E">
          <w:t xml:space="preserve">changes to the genetic effect size estimates </w:t>
        </w:r>
      </w:ins>
      <w:ins w:author="Smith, Samuel A" w:date="2024-01-10T17:41:03.867Z" w:id="1887566575">
        <w:r w:rsidR="7157FB6E">
          <w:t>among sites</w:t>
        </w:r>
      </w:ins>
      <w:del w:author="Smith, Samuel A" w:date="2024-01-10T17:40:09.975Z" w:id="266559262">
        <w:r w:rsidDel="00CC46F1">
          <w:delText>each genetic effect</w:delText>
        </w:r>
      </w:del>
      <w:r w:rsidR="00CC46F1">
        <w:rPr/>
        <w:t xml:space="preserve">. Say that a SNP in </w:t>
      </w:r>
      <w:commentRangeStart w:id="1457540507"/>
      <w:r w:rsidR="00CC46F1">
        <w:rPr/>
        <w:t>FLC</w:t>
      </w:r>
      <w:commentRangeEnd w:id="1457540507"/>
      <w:r>
        <w:rPr>
          <w:rStyle w:val="CommentReference"/>
        </w:rPr>
        <w:commentReference w:id="1457540507"/>
      </w:r>
      <w:r w:rsidR="00CC46F1">
        <w:rPr/>
        <w:t xml:space="preserve"> controls flowering in a photoperiod-dependent manner. In that case, </w:t>
      </w:r>
      <w:del w:author="Smith, Samuel A" w:date="2024-01-10T17:42:31.208Z" w:id="189717540">
        <w:r w:rsidDel="00CC46F1">
          <w:delText>that SNP</w:delText>
        </w:r>
      </w:del>
      <w:ins w:author="Smith, Samuel A" w:date="2024-01-10T17:42:59.676Z" w:id="1943189624">
        <w:r w:rsidR="74842A13">
          <w:t xml:space="preserve">the covairance of </w:t>
        </w:r>
      </w:ins>
      <w:ins w:author="Smith, Samuel A" w:date="2024-01-10T17:43:14.037Z" w:id="565445887">
        <w:r w:rsidR="74842A13">
          <w:t xml:space="preserve">genetic effect estimates would have a large </w:t>
        </w:r>
        <w:r w:rsidR="74842A13">
          <w:t xml:space="preserve">weight, </w:t>
        </w:r>
      </w:ins>
      <w:del w:author="Smith, Samuel A" w:date="2024-01-10T17:43:21.05Z" w:id="662698559">
        <w:r w:rsidDel="00CC46F1">
          <w:delText xml:space="preserve"> effect</w:delText>
        </w:r>
        <w:r w:rsidDel="00CC46F1">
          <w:delText xml:space="preserve"> could have a high mixture proportion, or mass,</w:delText>
        </w:r>
      </w:del>
      <w:r w:rsidR="00CC46F1">
        <w:rPr/>
        <w:t xml:space="preserve"> on a covariance matrix created using a photoperiod-based environmental cue, such as day length two days prior to flowering. In our data, we would infer that the effect of that SNP on flowering was caused by a response to </w:t>
      </w:r>
      <w:commentRangeStart w:id="1580458451"/>
      <w:del w:author="Smith, Samuel A" w:date="2024-01-10T17:43:41.688Z" w:id="353962271">
        <w:r w:rsidDel="00CC46F1">
          <w:delText>that or a correlated</w:delText>
        </w:r>
      </w:del>
      <w:ins w:author="Smith, Samuel A" w:date="2024-01-10T17:43:41.973Z" w:id="1695207430">
        <w:r w:rsidR="185DE620">
          <w:t>th</w:t>
        </w:r>
      </w:ins>
      <w:ins w:author="Smith, Samuel A" w:date="2024-01-10T17:44:22.166Z" w:id="1143773707">
        <w:r w:rsidR="185DE620">
          <w:t>e</w:t>
        </w:r>
      </w:ins>
      <w:r w:rsidR="00CC46F1">
        <w:rPr/>
        <w:t xml:space="preserve"> env</w:t>
      </w:r>
      <w:r w:rsidR="00CC46F1">
        <w:rPr/>
        <w:t>ironmental cue</w:t>
      </w:r>
      <w:ins w:author="Smith, Samuel A" w:date="2024-01-10T17:44:50.236Z" w:id="255641680">
        <w:r w:rsidR="45D8A04F">
          <w:t xml:space="preserve"> used to construct the environmental </w:t>
        </w:r>
        <w:r w:rsidR="45D8A04F">
          <w:t>covariace</w:t>
        </w:r>
        <w:r w:rsidR="45D8A04F">
          <w:t xml:space="preserve"> matrix with the largest weight</w:t>
        </w:r>
      </w:ins>
      <w:commentRangeEnd w:id="1580458451"/>
      <w:r>
        <w:rPr>
          <w:rStyle w:val="CommentReference"/>
        </w:rPr>
        <w:commentReference w:id="1580458451"/>
      </w:r>
      <w:r w:rsidR="00CC46F1">
        <w:rPr/>
        <w:t>.</w:t>
      </w:r>
      <w:r w:rsidR="00CC46F1">
        <w:rPr/>
        <w:t xml:space="preserve"> Overall, loadings of genetic effects on these </w:t>
      </w:r>
      <w:r w:rsidR="00CC46F1">
        <w:rPr/>
        <w:t>GxWeather</w:t>
      </w:r>
      <w:r w:rsidR="00CC46F1">
        <w:rPr/>
        <w:t xml:space="preserve"> matrices in the model</w:t>
      </w:r>
      <w:ins w:author="Smith, Samuel A" w:date="2024-01-10T17:45:19.018Z" w:id="1500210067">
        <w:r w:rsidR="5702CB51">
          <w:t xml:space="preserve"> along with the posterior</w:t>
        </w:r>
      </w:ins>
      <w:del w:author="Smith, Samuel A" w:date="2024-01-10T17:45:10.703Z" w:id="823543614">
        <w:r w:rsidDel="00CC46F1">
          <w:delText xml:space="preserve"> with re-estimated</w:delText>
        </w:r>
      </w:del>
      <w:r w:rsidR="00CC46F1">
        <w:rPr/>
        <w:t xml:space="preserve"> effect</w:t>
      </w:r>
      <w:ins w:author="Smith, Samuel A" w:date="2024-01-10T17:45:25.455Z" w:id="92311181">
        <w:r w:rsidR="447ED0B0">
          <w:t xml:space="preserve"> size estimates</w:t>
        </w:r>
      </w:ins>
      <w:del w:author="Smith, Samuel A" w:date="2024-01-10T17:45:23.058Z" w:id="1669022641">
        <w:r w:rsidDel="00CC46F1">
          <w:delText>s</w:delText>
        </w:r>
      </w:del>
      <w:r w:rsidR="00CC46F1">
        <w:rPr/>
        <w:t xml:space="preserve"> provide information on genome-wide patterns of SNP-environment interaction.</w:t>
      </w:r>
    </w:p>
    <w:p w:rsidR="0085453B" w:rsidP="4EED1E26" w:rsidRDefault="00CC46F1" w14:paraId="31B04235" w14:textId="297FA8CB">
      <w:pPr>
        <w:pStyle w:val="BodyText"/>
        <w:suppressLineNumbers w:val="0"/>
        <w:spacing w:before="180" w:beforeAutospacing="off" w:after="180" w:afterAutospacing="off" w:line="259" w:lineRule="auto"/>
        <w:ind w:left="0" w:right="0"/>
        <w:jc w:val="left"/>
      </w:pPr>
      <w:r w:rsidR="4BF12702">
        <w:rPr/>
        <w:t xml:space="preserve">The phenotypic correlations for the timing of vegetative growth had moderate negative correlations between the Texas and North gardens, particularly in the Gulf </w:t>
      </w:r>
      <w:ins w:author="Smith, Samuel A" w:date="2024-01-10T17:46:42.572Z" w:id="1800140357">
        <w:r w:rsidR="276698CA">
          <w:t xml:space="preserve">subpopulation </w:t>
        </w:r>
      </w:ins>
      <w:r w:rsidR="4BF12702">
        <w:rPr/>
        <w:t xml:space="preserve">and </w:t>
      </w:r>
      <w:ins w:author="Smith, Samuel A" w:date="2024-01-10T17:46:48.852Z" w:id="1442204354">
        <w:r w:rsidR="67D83BC0">
          <w:t>the entire</w:t>
        </w:r>
      </w:ins>
      <w:del w:author="Smith, Samuel A" w:date="2024-01-10T17:46:46.949Z" w:id="987047632">
        <w:r w:rsidDel="4BF12702">
          <w:delText>in Both sub</w:delText>
        </w:r>
      </w:del>
      <w:ins w:author="Smith, Samuel A" w:date="2024-01-10T17:46:59.207Z" w:id="1715547368">
        <w:r w:rsidR="30302091">
          <w:t>(</w:t>
        </w:r>
      </w:ins>
      <w:ins w:author="Smith, Samuel A" w:date="2024-01-10T17:47:04.581Z" w:id="1161412236">
        <w:r w:rsidR="30302091">
          <w:t xml:space="preserve">“Both”) </w:t>
        </w:r>
      </w:ins>
      <w:r w:rsidR="4BF12702">
        <w:rPr/>
        <w:t>population</w:t>
      </w:r>
      <w:del w:author="Smith, Samuel A" w:date="2024-01-10T17:46:54.456Z" w:id="1941907555">
        <w:r w:rsidDel="4BF12702">
          <w:delText>s</w:delText>
        </w:r>
      </w:del>
      <w:r w:rsidR="4BF12702">
        <w:rPr/>
        <w:t xml:space="preserve"> </w:t>
      </w:r>
      <w:r w:rsidR="1483C1A4">
        <w:rPr/>
        <w:t>(</w:t>
      </w:r>
      <w:del w:author="Smith, Samuel A" w:date="2024-01-10T18:07:24.599Z" w:id="1150304177">
        <w:r>
          <w:fldChar w:fldCharType="begin"/>
        </w:r>
        <w:r>
          <w:delInstrText xml:space="preserve">HYPERLINK "http://Figure 2" </w:delInstrText>
        </w:r>
        <w:r>
          <w:fldChar w:fldCharType="separate"/>
        </w:r>
        <w:r/>
      </w:del>
      <w:r>
        <w:fldChar w:fldCharType="begin"/>
      </w:r>
      <w:r>
        <w:instrText xml:space="preserve">HYPERLINK "http://Figure 2" </w:instrText>
      </w:r>
      <w:r>
        <w:fldChar w:fldCharType="separate"/>
      </w:r>
      <w:r>
        <w:fldChar w:fldCharType="begin"/>
      </w:r>
      <w:r>
        <w:instrText xml:space="preserve">HYPERLINK "bookmark://fig-covar" </w:instrText>
      </w:r>
      <w:r>
        <w:fldChar w:fldCharType="separate"/>
      </w:r>
      <w:del w:author="Smith, Samuel A" w:date="2024-01-10T18:07:24.599Z" w:id="1893088413">
        <w:r w:rsidDel="1483C1A4">
          <w:delText>Figure 2</w:delText>
        </w:r>
      </w:del>
      <w:ins w:author="Smith, Samuel A" w:date="2024-01-10T18:07:24.6Z" w:id="1251868574">
        <w:r w:rsidR="01195A0D">
          <w:t>Figure 2</w:t>
        </w:r>
      </w:ins>
      <w:del w:author="Smith, Samuel A" w:date="2024-01-10T17:48:22.895Z" w:id="1431060624">
        <w:r>
          <w:fldChar w:fldCharType="end"/>
        </w:r>
      </w:del>
      <w:r>
        <w:fldChar w:fldCharType="end"/>
      </w:r>
      <w:del w:author="Smith, Samuel A" w:date="2024-01-10T18:07:24.599Z" w:id="668374911">
        <w:r>
          <w:fldChar w:fldCharType="end"/>
        </w:r>
      </w:del>
      <w:r w:rsidR="1483C1A4">
        <w:rPr/>
        <w:t xml:space="preserve"> A). If these phenotypic correlations have a genetic </w:t>
      </w:r>
      <w:r w:rsidR="1483C1A4">
        <w:rPr/>
        <w:t>component</w:t>
      </w:r>
      <w:r w:rsidR="1483C1A4">
        <w:rPr/>
        <w:t>, then they may be controlled by SNP effects that differed in sign</w:t>
      </w:r>
      <w:r w:rsidR="18B1242F">
        <w:rPr/>
        <w:t xml:space="preserve"> across these regions (consistent with a model of antagonistic pleiotropy), SNP effects that vary in </w:t>
      </w:r>
      <w:r w:rsidR="18B1242F">
        <w:rPr/>
        <w:t>magnitude</w:t>
      </w:r>
      <w:r w:rsidR="18B1242F">
        <w:rPr/>
        <w:t xml:space="preserve"> but not their sign (consistent with a model of amplification), or a combination. Five </w:t>
      </w:r>
      <w:r w:rsidR="65D837DF">
        <w:rPr/>
        <w:t>GxWeather</w:t>
      </w:r>
      <w:r w:rsidR="65D837DF">
        <w:rPr/>
        <w:t xml:space="preserve"> covariance matrices were selected by the greedy algorithm in our analysis of the Gulf and Midwest subpopulations and the combined population. Of these five, thre</w:t>
      </w:r>
      <w:r w:rsidR="66470089">
        <w:rPr/>
        <w:t xml:space="preserve">e had non-zero weight in </w:t>
      </w:r>
      <w:r w:rsidRPr="4EED1E26" w:rsidR="66470089">
        <w:rPr>
          <w:i w:val="1"/>
          <w:iCs w:val="1"/>
          <w:rPrChange w:author="Smith, Samuel A" w:date="2024-01-10T18:03:38.987Z" w:id="1585176310"/>
        </w:rPr>
        <w:t>mash</w:t>
      </w:r>
      <w:r w:rsidRPr="4EED1E26" w:rsidR="66470089">
        <w:rPr>
          <w:i w:val="1"/>
          <w:iCs w:val="1"/>
        </w:rPr>
        <w:t xml:space="preserve"> </w:t>
      </w:r>
      <w:r w:rsidRPr="4EED1E26" w:rsidR="66470089">
        <w:rPr>
          <w:i w:val="0"/>
          <w:iCs w:val="0"/>
        </w:rPr>
        <w:t xml:space="preserve">models fit using effect size estimates from </w:t>
      </w:r>
      <w:r w:rsidRPr="4EED1E26" w:rsidR="66470089">
        <w:rPr>
          <w:i w:val="0"/>
          <w:iCs w:val="0"/>
        </w:rPr>
        <w:t>the ”strong</w:t>
      </w:r>
      <w:r w:rsidRPr="4EED1E26" w:rsidR="66470089">
        <w:rPr>
          <w:i w:val="0"/>
          <w:iCs w:val="0"/>
        </w:rPr>
        <w:t xml:space="preserve">” effect SNPs. </w:t>
      </w:r>
      <w:r>
        <w:fldChar w:fldCharType="begin"/>
      </w:r>
      <w:r>
        <w:instrText xml:space="preserve">HYPERLINK "bookmark://fig-map" </w:instrText>
      </w:r>
      <w:r>
        <w:fldChar w:fldCharType="separate"/>
      </w:r>
      <w:r>
        <w:fldChar w:fldCharType="end"/>
      </w:r>
      <w:del w:author="Smith, Samuel A" w:date="2024-01-10T18:04:38.218Z" w:id="1538305119">
        <w:r w:rsidDel="4BF12702">
          <w:delText xml:space="preserve"> </w:delText>
        </w:r>
      </w:del>
      <w:r w:rsidR="4BF12702">
        <w:rPr/>
        <w:t>Two of these three matrices had negative covariances between sites between Texas and Nort</w:t>
      </w:r>
      <w:r w:rsidR="4BF12702">
        <w:rPr/>
        <w:t>h gardens (</w:t>
      </w:r>
      <w:del w:author="Smith, Samuel A" w:date="2024-01-10T18:06:05.145Z" w:id="973757608">
        <w:r>
          <w:fldChar w:fldCharType="begin"/>
        </w:r>
        <w:r>
          <w:delInstrText xml:space="preserve">HYPERLINK "http://Figure 2" </w:delInstrText>
        </w:r>
        <w:r>
          <w:fldChar w:fldCharType="separate"/>
        </w:r>
      </w:del>
      <w:del w:author="Smith, Samuel A" w:date="2024-01-10T17:48:22.895Z" w:id="176009026">
        <w:r>
          <w:fldChar w:fldCharType="begin"/>
        </w:r>
        <w:r>
          <w:delInstrText xml:space="preserve">HYPERLINK "bookmark://fig-covar" </w:delInstrText>
        </w:r>
        <w:r>
          <w:fldChar w:fldCharType="separate"/>
        </w:r>
        <w:r w:rsidDel="4BF12702">
          <w:delText>Figure 2</w:delText>
        </w:r>
      </w:del>
      <w:ins w:author="Smith, Samuel A" w:date="2024-01-10T18:06:05.147Z" w:id="554008088">
        <w:r w:rsidR="5D3F9E00">
          <w:t>Figure </w:t>
        </w:r>
        <w:r w:rsidR="5D3F9E00">
          <w:t>2Figure</w:t>
        </w:r>
        <w:r w:rsidR="5D3F9E00">
          <w:t> </w:t>
        </w:r>
        <w:r w:rsidR="5D3F9E00">
          <w:t>2</w:t>
        </w:r>
      </w:ins>
      <w:ins w:author="Smith, Samuel A" w:date="2024-01-10T17:48:22.895Z" w:id="706118731">
        <w:del w:author="Smith, Samuel A" w:date="2024-01-10T18:06:05.146Z" w:id="1633950102">
          <w:r w:rsidDel="293FAD7F">
            <w:delText>Figure</w:delText>
          </w:r>
          <w:r w:rsidDel="293FAD7F">
            <w:delText> 2</w:delText>
          </w:r>
        </w:del>
      </w:ins>
      <w:del w:author="Smith, Samuel A" w:date="2024-01-10T17:48:22.895Z" w:id="1527254938">
        <w:r>
          <w:fldChar w:fldCharType="end"/>
        </w:r>
      </w:del>
      <w:del w:author="Smith, Samuel A" w:date="2024-01-10T18:06:05.145Z" w:id="376048916">
        <w:r>
          <w:fldChar w:fldCharType="end"/>
        </w:r>
      </w:del>
      <w:r w:rsidR="4BF12702">
        <w:rPr/>
        <w:t xml:space="preserve"> A), while one had all positive or near-zero covariance</w:t>
      </w:r>
      <w:ins w:author="Smith, Samuel A" w:date="2024-01-10T18:04:58.778Z" w:id="1347540597">
        <w:r w:rsidR="39D4AA9E">
          <w:t xml:space="preserve"> structure</w:t>
        </w:r>
      </w:ins>
      <w:del w:author="Smith, Samuel A" w:date="2024-01-10T18:04:54.21Z" w:id="1004624034">
        <w:r w:rsidDel="4BF12702">
          <w:delText>s</w:delText>
        </w:r>
      </w:del>
      <w:r w:rsidR="4BF12702">
        <w:rPr/>
        <w:t>. S</w:t>
      </w:r>
      <w:commentRangeStart w:id="1791533119"/>
      <w:r w:rsidR="4BF12702">
        <w:rPr/>
        <w:t xml:space="preserve">NP-associated phenotypic effects covaried </w:t>
      </w:r>
      <w:commentRangeEnd w:id="1791533119"/>
      <w:r>
        <w:rPr>
          <w:rStyle w:val="CommentReference"/>
        </w:rPr>
        <w:commentReference w:id="1791533119"/>
      </w:r>
      <w:r w:rsidR="4BF12702">
        <w:rPr/>
        <w:t>with different weather-based cues in the Gulf &amp; in Both subpopulations (</w:t>
      </w:r>
      <w:del w:author="Smith, Samuel A" w:date="2024-01-10T18:06:05.147Z" w:id="2142976473">
        <w:r>
          <w:fldChar w:fldCharType="begin"/>
        </w:r>
        <w:r>
          <w:delInstrText xml:space="preserve">HYPERLINK "http://Figure 2" </w:delInstrText>
        </w:r>
        <w:r>
          <w:fldChar w:fldCharType="separate"/>
        </w:r>
      </w:del>
      <w:del w:author="Smith, Samuel A" w:date="2024-01-10T17:48:22.896Z" w:id="845446585">
        <w:r>
          <w:fldChar w:fldCharType="begin"/>
        </w:r>
        <w:r>
          <w:delInstrText xml:space="preserve">HYPERLINK "bookmark://fig-covar" </w:delInstrText>
        </w:r>
        <w:r>
          <w:fldChar w:fldCharType="separate"/>
        </w:r>
        <w:r w:rsidDel="4BF12702">
          <w:delText>Figure 2</w:delText>
        </w:r>
      </w:del>
      <w:ins w:author="Smith, Samuel A" w:date="2024-01-10T18:06:05.148Z" w:id="806587145">
        <w:r w:rsidR="5D3F9E00">
          <w:t>Figure 2Figure 2</w:t>
        </w:r>
      </w:ins>
      <w:ins w:author="Smith, Samuel A" w:date="2024-01-10T17:48:22.896Z" w:id="221015648">
        <w:del w:author="Smith, Samuel A" w:date="2024-01-10T18:06:05.148Z" w:id="1786733675">
          <w:r w:rsidDel="293FAD7F">
            <w:delText>Figure 2</w:delText>
          </w:r>
        </w:del>
      </w:ins>
      <w:del w:author="Smith, Samuel A" w:date="2024-01-10T17:48:22.896Z" w:id="1041263783">
        <w:r>
          <w:fldChar w:fldCharType="end"/>
        </w:r>
      </w:del>
      <w:del w:author="Smith, Samuel A" w:date="2024-01-10T18:06:05.147Z" w:id="2087801413">
        <w:r>
          <w:fldChar w:fldCharType="end"/>
        </w:r>
      </w:del>
      <w:r w:rsidR="4BF12702">
        <w:rPr/>
        <w:t xml:space="preserve"> B). In </w:t>
      </w:r>
      <w:del w:author="Smith, Samuel A" w:date="2024-01-10T18:08:34.198Z" w:id="2119490089">
        <w:r w:rsidDel="4BF12702">
          <w:delText>total</w:delText>
        </w:r>
      </w:del>
      <w:ins w:author="Smith, Samuel A" w:date="2024-01-10T18:08:38.884Z" w:id="108011185">
        <w:r w:rsidR="3FBE3F3E">
          <w:t>our analysis of vegitative growth</w:t>
        </w:r>
      </w:ins>
      <w:r w:rsidR="4BF12702">
        <w:rPr/>
        <w:t xml:space="preserve">, 65% of the posterior </w:t>
      </w:r>
      <w:ins w:author="Smith, Samuel A" w:date="2024-01-10T18:07:06.91Z" w:id="20812416">
        <w:r w:rsidR="3DC9EB4C">
          <w:t xml:space="preserve">matrix </w:t>
        </w:r>
      </w:ins>
      <w:r w:rsidR="4BF12702">
        <w:rPr/>
        <w:t xml:space="preserve">weight </w:t>
      </w:r>
      <w:ins w:author="Smith, Samuel A" w:date="2024-01-10T18:07:14.339Z" w:id="1442209949">
        <w:r w:rsidR="0B93903C">
          <w:t xml:space="preserve">in the </w:t>
        </w:r>
        <w:r w:rsidRPr="4EED1E26" w:rsidR="0B93903C">
          <w:rPr>
            <w:i w:val="1"/>
            <w:iCs w:val="1"/>
          </w:rPr>
          <w:t>mash</w:t>
        </w:r>
      </w:ins>
      <w:ins w:author="Smith, Samuel A" w:date="2024-01-10T18:07:17.359Z" w:id="18807567">
        <w:r w:rsidRPr="4EED1E26" w:rsidR="0B93903C">
          <w:rPr>
            <w:i w:val="0"/>
            <w:iCs w:val="0"/>
          </w:rPr>
          <w:t xml:space="preserve"> </w:t>
        </w:r>
        <w:r w:rsidRPr="4EED1E26" w:rsidR="0B93903C">
          <w:rPr>
            <w:i w:val="0"/>
            <w:iCs w:val="0"/>
          </w:rPr>
          <w:t>model</w:t>
        </w:r>
        <w:r w:rsidRPr="4EED1E26" w:rsidR="6CB4C74B">
          <w:rPr>
            <w:i w:val="0"/>
            <w:iCs w:val="0"/>
          </w:rPr>
          <w:t xml:space="preserve"> constructed </w:t>
        </w:r>
      </w:ins>
      <w:ins w:author="Smith, Samuel A" w:date="2024-01-10T18:08:09.314Z" w:id="1035352978">
        <w:r w:rsidR="6CB4C74B">
          <w:t>using</w:t>
        </w:r>
      </w:ins>
      <w:ins w:author="Smith, Samuel A" w:date="2024-01-10T18:07:17.359Z" w:id="945981620">
        <w:r w:rsidRPr="4EED1E26" w:rsidR="0B93903C">
          <w:rPr>
            <w:i w:val="0"/>
            <w:iCs w:val="0"/>
          </w:rPr>
          <w:t xml:space="preserve"> </w:t>
        </w:r>
      </w:ins>
      <w:del w:author="Smith, Samuel A" w:date="2024-01-10T18:07:24.544Z" w:id="207340990">
        <w:r w:rsidRPr="4EED1E26" w:rsidDel="4BF12702">
          <w:rPr>
            <w:i w:val="0"/>
            <w:iCs w:val="0"/>
          </w:rPr>
          <w:delText>of</w:delText>
        </w:r>
      </w:del>
      <w:r w:rsidRPr="4EED1E26" w:rsidR="4BF12702">
        <w:rPr>
          <w:i w:val="0"/>
          <w:iCs w:val="0"/>
        </w:rPr>
        <w:t xml:space="preserve"> strong SNP effects</w:t>
      </w:r>
      <w:ins w:author="Smith, Samuel A" w:date="2024-01-10T18:08:18.544Z" w:id="1534563364">
        <w:r w:rsidRPr="4EED1E26" w:rsidR="42CFAD3B">
          <w:rPr>
            <w:i w:val="0"/>
            <w:iCs w:val="0"/>
          </w:rPr>
          <w:t xml:space="preserve"> from the Gulf subpopulation </w:t>
        </w:r>
      </w:ins>
      <w:r w:rsidRPr="4EED1E26" w:rsidR="4BF12702">
        <w:rPr>
          <w:i w:val="0"/>
          <w:iCs w:val="0"/>
        </w:rPr>
        <w:t xml:space="preserve"> </w:t>
      </w:r>
      <w:del w:author="Smith, Samuel A" w:date="2024-01-10T18:08:59.568Z" w:id="594754522">
        <w:r w:rsidRPr="4EED1E26" w:rsidDel="4BF12702">
          <w:rPr>
            <w:i w:val="0"/>
            <w:iCs w:val="0"/>
          </w:rPr>
          <w:delText>in the</w:delText>
        </w:r>
        <w:r w:rsidRPr="4EED1E26" w:rsidDel="4BF12702">
          <w:rPr>
            <w:i w:val="1"/>
            <w:iCs w:val="1"/>
            <w:rPrChange w:author="Smith, Samuel A" w:date="2024-01-10T18:06:29.925Z" w:id="2079234704"/>
          </w:rPr>
          <w:delText xml:space="preserve"> </w:delText>
        </w:r>
        <w:r w:rsidRPr="4EED1E26" w:rsidDel="4BF12702">
          <w:rPr>
            <w:i w:val="1"/>
            <w:iCs w:val="1"/>
            <w:rPrChange w:author="Smith, Samuel A" w:date="2024-01-10T18:06:29.925Z" w:id="1095480645"/>
          </w:rPr>
          <w:delText>mash</w:delText>
        </w:r>
        <w:r w:rsidDel="4BF12702">
          <w:delText xml:space="preserve"> model</w:delText>
        </w:r>
        <w:r w:rsidDel="4BF12702">
          <w:delText xml:space="preserve"> of Gulf vegetative growth </w:delText>
        </w:r>
      </w:del>
      <w:del w:author="Smith, Samuel A" w:date="2024-01-10T18:06:05.094Z" w:id="1756724315">
        <w:r w:rsidDel="4BF12702">
          <w:delText xml:space="preserve">fell </w:delText>
        </w:r>
      </w:del>
      <w:ins w:author="Smith, Samuel A" w:date="2024-01-10T18:09:05.425Z" w:id="1757811180">
        <w:r w:rsidR="71A94245">
          <w:t xml:space="preserve"> was </w:t>
        </w:r>
      </w:ins>
      <w:r w:rsidR="4BF12702">
        <w:rPr/>
        <w:t xml:space="preserve">on a covariance matrix </w:t>
      </w:r>
      <w:ins w:author="Smith, Samuel A" w:date="2024-01-10T18:09:22.027Z" w:id="325700352">
        <w:r w:rsidR="5714506B">
          <w:t xml:space="preserve">constructed using the covariance of </w:t>
        </w:r>
      </w:ins>
      <w:del w:author="Smith, Samuel A" w:date="2024-01-10T18:09:10.144Z" w:id="74420783">
        <w:r w:rsidDel="4BF12702">
          <w:delText>of</w:delText>
        </w:r>
      </w:del>
      <w:r w:rsidR="4BF12702">
        <w:rPr/>
        <w:t xml:space="preserve"> daylength </w:t>
      </w:r>
      <w:r w:rsidR="4BF12702">
        <w:rPr/>
        <w:t>1</w:t>
      </w:r>
      <w:r w:rsidR="4BF12702">
        <w:rPr/>
        <w:t>4 day</w:t>
      </w:r>
      <w:r w:rsidR="4BF12702">
        <w:rPr/>
        <w:t>s</w:t>
      </w:r>
      <w:r w:rsidR="4BF12702">
        <w:rPr/>
        <w:t xml:space="preserve"> </w:t>
      </w:r>
      <w:r w:rsidR="4BF12702">
        <w:rPr/>
        <w:t>prior</w:t>
      </w:r>
      <w:r w:rsidR="4BF12702">
        <w:rPr/>
        <w:t xml:space="preserve"> to the date of vegetative growth. The covariance matrix for this weather cue was very similar to the pattern of phenotypic correlation for the timing of vegetative growth in the Gulf subpopulation (</w:t>
      </w:r>
      <w:del w:author="Smith, Samuel A" w:date="2024-01-10T18:06:05.15Z" w:id="85252369">
        <w:r>
          <w:fldChar w:fldCharType="begin"/>
        </w:r>
        <w:r>
          <w:delInstrText xml:space="preserve">HYPERLINK "http://Figure 1" </w:delInstrText>
        </w:r>
        <w:r>
          <w:fldChar w:fldCharType="separate"/>
        </w:r>
      </w:del>
      <w:del w:author="Smith, Samuel A" w:date="2024-01-10T17:48:22.899Z" w:id="1938513418">
        <w:r>
          <w:fldChar w:fldCharType="begin"/>
        </w:r>
        <w:r>
          <w:delInstrText xml:space="preserve">HYPERLINK "bookmark://fig-map" </w:delInstrText>
        </w:r>
        <w:r>
          <w:fldChar w:fldCharType="separate"/>
        </w:r>
        <w:r w:rsidDel="4BF12702">
          <w:delText>Figure 1</w:delText>
        </w:r>
      </w:del>
      <w:ins w:author="Smith, Samuel A" w:date="2024-01-10T18:06:05.151Z" w:id="1983604295">
        <w:r w:rsidR="5D3F9E00">
          <w:t>Figure 1Figure 1</w:t>
        </w:r>
      </w:ins>
      <w:ins w:author="Smith, Samuel A" w:date="2024-01-10T17:48:22.9Z" w:id="1437231252">
        <w:del w:author="Smith, Samuel A" w:date="2024-01-10T18:06:05.151Z" w:id="1502712863">
          <w:r w:rsidDel="293FAD7F">
            <w:delText>Figure 1</w:delText>
          </w:r>
        </w:del>
      </w:ins>
      <w:del w:author="Smith, Samuel A" w:date="2024-01-10T17:48:22.899Z" w:id="188801986">
        <w:r>
          <w:fldChar w:fldCharType="end"/>
        </w:r>
      </w:del>
      <w:del w:author="Smith, Samuel A" w:date="2024-01-10T18:06:05.15Z" w:id="689359849">
        <w:r>
          <w:fldChar w:fldCharType="end"/>
        </w:r>
      </w:del>
      <w:r w:rsidR="4BF12702">
        <w:rPr/>
        <w:t xml:space="preserve"> B; </w:t>
      </w:r>
      <w:del w:author="Smith, Samuel A" w:date="2024-01-10T18:06:05.152Z" w:id="1639703092">
        <w:r>
          <w:fldChar w:fldCharType="begin"/>
        </w:r>
        <w:r>
          <w:delInstrText xml:space="preserve">HYPERLINK "http://Figure 2" </w:delInstrText>
        </w:r>
        <w:r>
          <w:fldChar w:fldCharType="separate"/>
        </w:r>
      </w:del>
      <w:del w:author="Smith, Samuel A" w:date="2024-01-10T17:48:22.9Z" w:id="2062357025">
        <w:r>
          <w:fldChar w:fldCharType="begin"/>
        </w:r>
        <w:r>
          <w:delInstrText xml:space="preserve">HYPERLINK "bookmark://fig-covar" </w:delInstrText>
        </w:r>
        <w:r>
          <w:fldChar w:fldCharType="separate"/>
        </w:r>
        <w:r w:rsidDel="4BF12702">
          <w:delText>Figure 2</w:delText>
        </w:r>
      </w:del>
      <w:ins w:author="Smith, Samuel A" w:date="2024-01-10T18:06:05.153Z" w:id="908336441">
        <w:r w:rsidR="5D3F9E00">
          <w:t>Figure </w:t>
        </w:r>
        <w:r w:rsidR="5D3F9E00">
          <w:t>2</w:t>
        </w:r>
        <w:r w:rsidR="5D3F9E00">
          <w:t>Figure</w:t>
        </w:r>
        <w:r w:rsidR="5D3F9E00">
          <w:t> </w:t>
        </w:r>
        <w:r w:rsidR="5D3F9E00">
          <w:t>2</w:t>
        </w:r>
      </w:ins>
      <w:ins w:author="Smith, Samuel A" w:date="2024-01-10T17:48:22.901Z" w:id="1012163237">
        <w:del w:author="Smith, Samuel A" w:date="2024-01-10T18:06:05.152Z" w:id="168962652">
          <w:r w:rsidDel="293FAD7F">
            <w:delText>Figure</w:delText>
          </w:r>
          <w:r w:rsidDel="293FAD7F">
            <w:delText> 2</w:delText>
          </w:r>
        </w:del>
      </w:ins>
      <w:del w:author="Smith, Samuel A" w:date="2024-01-10T17:48:22.9Z" w:id="1145341166">
        <w:r>
          <w:fldChar w:fldCharType="end"/>
        </w:r>
      </w:del>
      <w:del w:author="Smith, Samuel A" w:date="2024-01-10T18:06:05.152Z" w:id="777896058">
        <w:r>
          <w:fldChar w:fldCharType="end"/>
        </w:r>
      </w:del>
      <w:r w:rsidR="4BF12702">
        <w:rPr/>
        <w:t xml:space="preserve"> </w:t>
      </w:r>
      <w:r w:rsidR="4BF12702">
        <w:rPr/>
        <w:t xml:space="preserve">A). Mash models of the timing of vegetative growth in Midwest </w:t>
      </w:r>
      <w:ins w:author="Smith, Samuel A" w:date="2024-01-10T18:13:48.669Z" w:id="1291377457">
        <w:r w:rsidR="0FEBA5AE">
          <w:t xml:space="preserve">subpopulation </w:t>
        </w:r>
      </w:ins>
      <w:r w:rsidR="4BF12702">
        <w:rPr/>
        <w:t xml:space="preserve">and </w:t>
      </w:r>
      <w:ins w:author="Smith, Samuel A" w:date="2024-01-10T18:13:55.1Z" w:id="1026430589">
        <w:r w:rsidR="64D6C0A6">
          <w:t xml:space="preserve">combined </w:t>
        </w:r>
        <w:r w:rsidR="64D6C0A6">
          <w:t>population</w:t>
        </w:r>
      </w:ins>
      <w:del w:author="Smith, Samuel A" w:date="2024-01-10T18:13:52.351Z" w:id="1413717474">
        <w:r w:rsidDel="4BF12702">
          <w:delText>Both</w:delText>
        </w:r>
        <w:r w:rsidDel="4BF12702">
          <w:delText xml:space="preserve"> sub</w:delText>
        </w:r>
      </w:del>
      <w:del w:author="Smith, Samuel A" w:date="2024-01-10T18:14:04.488Z" w:id="497041336">
        <w:r w:rsidDel="4BF12702">
          <w:delText>populations</w:delText>
        </w:r>
      </w:del>
      <w:r w:rsidR="4BF12702">
        <w:rPr/>
        <w:t xml:space="preserve"> did not include this </w:t>
      </w:r>
      <w:r w:rsidR="4BF12702">
        <w:rPr/>
        <w:t>GxWeather</w:t>
      </w:r>
      <w:r w:rsidR="4BF12702">
        <w:rPr/>
        <w:t xml:space="preserve"> covariance; the Midwest had no weight on any </w:t>
      </w:r>
      <w:r w:rsidR="4BF12702">
        <w:rPr/>
        <w:t>GxWeather</w:t>
      </w:r>
      <w:r w:rsidR="4BF12702">
        <w:rPr/>
        <w:t xml:space="preserve"> covariance, while </w:t>
      </w:r>
      <w:del w:author="Smith, Samuel A" w:date="2024-01-10T18:13:38.53Z" w:id="1033439842">
        <w:r w:rsidDel="4BF12702">
          <w:delText>Both</w:delText>
        </w:r>
        <w:r w:rsidDel="4BF12702">
          <w:delText xml:space="preserve"> </w:delText>
        </w:r>
        <w:r w:rsidDel="4BF12702">
          <w:delText>sub</w:delText>
        </w:r>
      </w:del>
      <w:ins w:author="Smith, Samuel A" w:date="2024-01-10T18:13:41.283Z" w:id="2041360577">
        <w:r w:rsidR="1BCA3D1B">
          <w:t>the</w:t>
        </w:r>
        <w:r w:rsidR="1BCA3D1B">
          <w:t xml:space="preserve"> combined </w:t>
        </w:r>
      </w:ins>
      <w:r w:rsidR="4BF12702">
        <w:rPr/>
        <w:t xml:space="preserve">populations had non-zero weights on two </w:t>
      </w:r>
      <w:r w:rsidR="4BF12702">
        <w:rPr/>
        <w:t>additional</w:t>
      </w:r>
      <w:r w:rsidR="4BF12702">
        <w:rPr/>
        <w:t xml:space="preserve"> </w:t>
      </w:r>
      <w:r w:rsidR="4BF12702">
        <w:rPr/>
        <w:t>GxWeather</w:t>
      </w:r>
      <w:r w:rsidR="4BF12702">
        <w:rPr/>
        <w:t xml:space="preserve"> covariance types, average temperature one day prior to green-up, and the day length change in seconds in the day prior to green-up (</w:t>
      </w:r>
      <w:del w:author="Smith, Samuel A" w:date="2024-01-10T18:06:05.153Z" w:id="1728738151">
        <w:r>
          <w:fldChar w:fldCharType="begin"/>
        </w:r>
        <w:r>
          <w:delInstrText xml:space="preserve">HYPERLINK "http://Figure 2" </w:delInstrText>
        </w:r>
        <w:r>
          <w:fldChar w:fldCharType="separate"/>
        </w:r>
      </w:del>
      <w:del w:author="Smith, Samuel A" w:date="2024-01-10T17:48:22.901Z" w:id="615845339">
        <w:r>
          <w:fldChar w:fldCharType="begin"/>
        </w:r>
        <w:r>
          <w:delInstrText xml:space="preserve">HYPERLINK "bookmark://fig-covar" </w:delInstrText>
        </w:r>
        <w:r>
          <w:fldChar w:fldCharType="separate"/>
        </w:r>
        <w:r w:rsidDel="4BF12702">
          <w:delText>Figure 2</w:delText>
        </w:r>
      </w:del>
      <w:ins w:author="Smith, Samuel A" w:date="2024-01-10T18:06:05.155Z" w:id="873089485">
        <w:r w:rsidR="5D3F9E00">
          <w:t>Figure </w:t>
        </w:r>
        <w:r w:rsidR="5D3F9E00">
          <w:t>2Figure</w:t>
        </w:r>
        <w:r w:rsidR="5D3F9E00">
          <w:t> </w:t>
        </w:r>
        <w:r w:rsidR="5D3F9E00">
          <w:t>2</w:t>
        </w:r>
      </w:ins>
      <w:ins w:author="Smith, Samuel A" w:date="2024-01-10T17:48:22.902Z" w:id="498263284">
        <w:del w:author="Smith, Samuel A" w:date="2024-01-10T18:06:05.154Z" w:id="290796547">
          <w:r w:rsidDel="293FAD7F">
            <w:delText>Figure</w:delText>
          </w:r>
          <w:r w:rsidDel="293FAD7F">
            <w:delText> 2</w:delText>
          </w:r>
        </w:del>
      </w:ins>
      <w:del w:author="Smith, Samuel A" w:date="2024-01-10T17:48:22.901Z" w:id="517127534">
        <w:r>
          <w:fldChar w:fldCharType="end"/>
        </w:r>
      </w:del>
      <w:del w:author="Smith, Samuel A" w:date="2024-01-10T18:06:05.153Z" w:id="662377968">
        <w:r>
          <w:fldChar w:fldCharType="end"/>
        </w:r>
      </w:del>
      <w:r w:rsidR="4BF12702">
        <w:rPr/>
        <w:t xml:space="preserve"> B). The average temperature covariance matrix had negative covariances between Texas and North gardens, though not as strong as the negative phenotypic correlations seen in </w:t>
      </w:r>
      <w:del w:author="Smith, Samuel A" w:date="2024-01-10T18:14:25.846Z" w:id="1914068923">
        <w:r w:rsidDel="4BF12702">
          <w:delText>Both sub</w:delText>
        </w:r>
      </w:del>
      <w:ins w:author="Smith, Samuel A" w:date="2024-01-10T18:14:27.398Z" w:id="902244993">
        <w:r w:rsidR="376E9223">
          <w:t xml:space="preserve">the combined </w:t>
        </w:r>
      </w:ins>
      <w:r w:rsidR="4BF12702">
        <w:rPr/>
        <w:t>population</w:t>
      </w:r>
      <w:del w:author="Smith, Samuel A" w:date="2024-01-10T18:14:30.22Z" w:id="1700762661">
        <w:r w:rsidDel="4BF12702">
          <w:delText>s</w:delText>
        </w:r>
      </w:del>
      <w:r w:rsidR="4BF12702">
        <w:rPr/>
        <w:t xml:space="preserve"> (</w:t>
      </w:r>
      <w:del w:author="Smith, Samuel A" w:date="2024-01-10T18:06:05.155Z" w:id="145300010">
        <w:r>
          <w:fldChar w:fldCharType="begin"/>
        </w:r>
        <w:r>
          <w:delInstrText xml:space="preserve">HYPERLINK "http://Figure 1" </w:delInstrText>
        </w:r>
        <w:r>
          <w:fldChar w:fldCharType="separate"/>
        </w:r>
      </w:del>
      <w:del w:author="Smith, Samuel A" w:date="2024-01-10T17:48:22.902Z" w:id="1097373826">
        <w:r>
          <w:fldChar w:fldCharType="begin"/>
        </w:r>
        <w:r>
          <w:delInstrText xml:space="preserve">HYPERLINK "bookmark://fig-map" </w:delInstrText>
        </w:r>
        <w:r>
          <w:fldChar w:fldCharType="separate"/>
        </w:r>
        <w:r w:rsidDel="4BF12702">
          <w:delText>Figure 1</w:delText>
        </w:r>
      </w:del>
      <w:ins w:author="Smith, Samuel A" w:date="2024-01-10T18:06:05.156Z" w:id="1454518841">
        <w:r w:rsidR="5D3F9E00">
          <w:t>Figure </w:t>
        </w:r>
        <w:r w:rsidR="5D3F9E00">
          <w:t>1Figure</w:t>
        </w:r>
        <w:r w:rsidR="5D3F9E00">
          <w:t> 1</w:t>
        </w:r>
      </w:ins>
      <w:ins w:author="Smith, Samuel A" w:date="2024-01-10T17:48:22.903Z" w:id="127473874">
        <w:del w:author="Smith, Samuel A" w:date="2024-01-10T18:06:05.156Z" w:id="292467612">
          <w:r w:rsidDel="293FAD7F">
            <w:delText>Figure 1</w:delText>
          </w:r>
        </w:del>
      </w:ins>
      <w:del w:author="Smith, Samuel A" w:date="2024-01-10T17:48:22.902Z" w:id="612330924">
        <w:r>
          <w:fldChar w:fldCharType="end"/>
        </w:r>
      </w:del>
      <w:del w:author="Smith, Samuel A" w:date="2024-01-10T18:06:05.155Z" w:id="1308890003">
        <w:r>
          <w:fldChar w:fldCharType="end"/>
        </w:r>
      </w:del>
      <w:r w:rsidR="4BF12702">
        <w:rPr/>
        <w:t xml:space="preserve"> B; </w:t>
      </w:r>
      <w:del w:author="Smith, Samuel A" w:date="2024-01-10T18:06:05.157Z" w:id="1754801873">
        <w:r>
          <w:fldChar w:fldCharType="begin"/>
        </w:r>
        <w:r>
          <w:delInstrText xml:space="preserve">HYPERLINK "http://Figure 2" </w:delInstrText>
        </w:r>
        <w:r>
          <w:fldChar w:fldCharType="separate"/>
        </w:r>
      </w:del>
      <w:del w:author="Smith, Samuel A" w:date="2024-01-10T17:48:22.903Z" w:id="611383149">
        <w:r>
          <w:fldChar w:fldCharType="begin"/>
        </w:r>
        <w:r>
          <w:delInstrText xml:space="preserve">HYPERLINK "bookmark://fig-covar" </w:delInstrText>
        </w:r>
        <w:r>
          <w:fldChar w:fldCharType="separate"/>
        </w:r>
      </w:del>
      <w:del w:author="Smith, Samuel A" w:date="2024-01-10T17:48:22.904Z" w:id="1953336431">
        <w:r w:rsidDel="4BF12702">
          <w:delText>Figure 2</w:delText>
        </w:r>
      </w:del>
      <w:ins w:author="Smith, Samuel A" w:date="2024-01-10T18:06:05.158Z" w:id="1967509196">
        <w:r w:rsidR="5D3F9E00">
          <w:t>Figure </w:t>
        </w:r>
        <w:r w:rsidR="5D3F9E00">
          <w:t>2</w:t>
        </w:r>
        <w:r w:rsidR="5D3F9E00">
          <w:t>Figure</w:t>
        </w:r>
        <w:r w:rsidR="5D3F9E00">
          <w:t> </w:t>
        </w:r>
        <w:r w:rsidR="5D3F9E00">
          <w:t>2</w:t>
        </w:r>
      </w:ins>
      <w:ins w:author="Smith, Samuel A" w:date="2024-01-10T17:48:22.904Z" w:id="496222734">
        <w:del w:author="Smith, Samuel A" w:date="2024-01-10T18:06:05.157Z" w:id="1128807603">
          <w:r w:rsidDel="293FAD7F">
            <w:delText>Figure</w:delText>
          </w:r>
          <w:r w:rsidDel="293FAD7F">
            <w:delText> 2</w:delText>
          </w:r>
        </w:del>
      </w:ins>
      <w:del w:author="Smith, Samuel A" w:date="2024-01-10T17:48:22.903Z" w:id="1532922602">
        <w:r>
          <w:fldChar w:fldCharType="end"/>
        </w:r>
      </w:del>
      <w:del w:author="Smith, Samuel A" w:date="2024-01-10T18:06:05.157Z" w:id="463208481">
        <w:r>
          <w:fldChar w:fldCharType="end"/>
        </w:r>
      </w:del>
      <w:r w:rsidR="4BF12702">
        <w:rPr/>
        <w:t xml:space="preserve"> A). </w:t>
      </w:r>
      <w:commentRangeStart w:id="842467590"/>
      <w:r w:rsidR="4BF12702">
        <w:rPr/>
        <w:t xml:space="preserve">Only the Gulf subpopulation and </w:t>
      </w:r>
      <w:del w:author="Smith, Samuel A" w:date="2024-01-10T18:14:40.6Z" w:id="1793821173">
        <w:r w:rsidDel="4BF12702">
          <w:delText>Both</w:delText>
        </w:r>
        <w:r w:rsidDel="4BF12702">
          <w:delText xml:space="preserve"> </w:delText>
        </w:r>
        <w:r w:rsidDel="4BF12702">
          <w:delText>sub</w:delText>
        </w:r>
      </w:del>
      <w:ins w:author="Smith, Samuel A" w:date="2024-01-10T18:14:42.154Z" w:id="1551084703">
        <w:r w:rsidR="19DAA41B">
          <w:t>combined</w:t>
        </w:r>
        <w:r w:rsidR="19DAA41B">
          <w:t xml:space="preserve"> </w:t>
        </w:r>
      </w:ins>
      <w:r w:rsidR="4BF12702">
        <w:rPr/>
        <w:t>population</w:t>
      </w:r>
      <w:del w:author="Smith, Samuel A" w:date="2024-01-10T18:14:44.49Z" w:id="73514510">
        <w:r w:rsidDel="4BF12702">
          <w:delText>s</w:delText>
        </w:r>
      </w:del>
      <w:r w:rsidR="4BF12702">
        <w:rPr/>
        <w:t xml:space="preserve"> had mass on any </w:t>
      </w:r>
      <w:r w:rsidR="4BF12702">
        <w:rPr/>
        <w:t>GxWeather</w:t>
      </w:r>
      <w:r w:rsidR="4BF12702">
        <w:rPr/>
        <w:t xml:space="preserve"> covariance matrices</w:t>
      </w:r>
      <w:commentRangeEnd w:id="842467590"/>
      <w:r>
        <w:rPr>
          <w:rStyle w:val="CommentReference"/>
        </w:rPr>
        <w:commentReference w:id="842467590"/>
      </w:r>
      <w:r w:rsidR="4BF12702">
        <w:rPr/>
        <w:t xml:space="preserve"> (</w:t>
      </w:r>
      <w:del w:author="Smith, Samuel A" w:date="2024-01-10T18:06:05.159Z" w:id="285757502">
        <w:r>
          <w:fldChar w:fldCharType="begin"/>
        </w:r>
        <w:r>
          <w:delInstrText xml:space="preserve">HYPERLINK "http://Figure 2" </w:delInstrText>
        </w:r>
        <w:r>
          <w:fldChar w:fldCharType="separate"/>
        </w:r>
      </w:del>
      <w:del w:author="Smith, Samuel A" w:date="2024-01-10T17:48:22.904Z" w:id="1771560478">
        <w:r>
          <w:fldChar w:fldCharType="begin"/>
        </w:r>
        <w:r>
          <w:delInstrText xml:space="preserve">HYPERLINK "bookmark://fig-covar" </w:delInstrText>
        </w:r>
        <w:r>
          <w:fldChar w:fldCharType="separate"/>
        </w:r>
      </w:del>
      <w:del w:author="Smith, Samuel A" w:date="2024-01-10T17:48:22.905Z" w:id="34518470">
        <w:r w:rsidDel="4BF12702">
          <w:delText>Figure 2</w:delText>
        </w:r>
      </w:del>
      <w:ins w:author="Smith, Samuel A" w:date="2024-01-10T18:06:05.16Z" w:id="717887440">
        <w:r w:rsidR="5D3F9E00">
          <w:t>Figure </w:t>
        </w:r>
        <w:r w:rsidR="5D3F9E00">
          <w:t>2Figure</w:t>
        </w:r>
        <w:r w:rsidR="5D3F9E00">
          <w:t> </w:t>
        </w:r>
        <w:r w:rsidR="5D3F9E00">
          <w:t>2</w:t>
        </w:r>
      </w:ins>
      <w:ins w:author="Smith, Samuel A" w:date="2024-01-10T17:48:22.905Z" w:id="1506321891">
        <w:del w:author="Smith, Samuel A" w:date="2024-01-10T18:06:05.159Z" w:id="402377376">
          <w:r w:rsidDel="293FAD7F">
            <w:delText>Figure</w:delText>
          </w:r>
          <w:r w:rsidDel="293FAD7F">
            <w:delText> 2</w:delText>
          </w:r>
        </w:del>
      </w:ins>
      <w:del w:author="Smith, Samuel A" w:date="2024-01-10T17:48:22.904Z" w:id="1000041156">
        <w:r>
          <w:fldChar w:fldCharType="end"/>
        </w:r>
      </w:del>
      <w:del w:author="Smith, Samuel A" w:date="2024-01-10T18:06:05.159Z" w:id="1165416566">
        <w:r>
          <w:fldChar w:fldCharType="end"/>
        </w:r>
      </w:del>
      <w:r w:rsidR="4BF12702">
        <w:rPr/>
        <w:t xml:space="preserve"> C).</w:t>
      </w:r>
    </w:p>
    <w:p w:rsidR="0085453B" w:rsidRDefault="00CC46F1" w14:paraId="2EB438FB" w14:textId="45795C06">
      <w:pPr>
        <w:pStyle w:val="BodyText"/>
      </w:pPr>
      <w:r w:rsidR="4BF12702">
        <w:rPr/>
        <w:t xml:space="preserve">For flowering date, distinct </w:t>
      </w:r>
      <w:r w:rsidR="4BF12702">
        <w:rPr/>
        <w:t>GxWeather</w:t>
      </w:r>
      <w:r w:rsidR="4BF12702">
        <w:rPr/>
        <w:t xml:space="preserve"> </w:t>
      </w:r>
      <w:del w:author="Smith, Samuel A" w:date="2024-01-10T18:17:26.286Z" w:id="1619261652">
        <w:r w:rsidDel="4BF12702">
          <w:delText>covariances</w:delText>
        </w:r>
      </w:del>
      <w:ins w:author="Smith, Samuel A" w:date="2024-01-10T18:17:31.4Z" w:id="425743583">
        <w:r w:rsidR="08DBBA98">
          <w:t>environmental covariance patterns</w:t>
        </w:r>
      </w:ins>
      <w:r w:rsidR="4BF12702">
        <w:rPr/>
        <w:t xml:space="preserve"> captured </w:t>
      </w:r>
      <w:del w:author="Smith, Samuel A" w:date="2024-01-10T18:17:40.817Z" w:id="363793583">
        <w:r w:rsidDel="4BF12702">
          <w:delText>SNP-associated</w:delText>
        </w:r>
      </w:del>
      <w:ins w:author="Smith, Samuel A" w:date="2024-01-10T18:17:57.146Z" w:id="1650191003">
        <w:r w:rsidR="5A02846E">
          <w:t>covriance in SNP effect size</w:t>
        </w:r>
      </w:ins>
      <w:ins w:author="Smith, Samuel A" w:date="2024-01-10T18:18:01.26Z" w:id="536491478">
        <w:r w:rsidR="5A02846E">
          <w:t xml:space="preserve"> </w:t>
        </w:r>
      </w:ins>
      <w:del w:author="Smith, Samuel A" w:date="2024-01-10T18:18:06.452Z" w:id="1535803578">
        <w:r w:rsidDel="4BF12702">
          <w:delText xml:space="preserve"> effect patterns</w:delText>
        </w:r>
      </w:del>
      <w:r w:rsidR="4BF12702">
        <w:rPr/>
        <w:t xml:space="preserve"> in the Gulf and Midwest subpopulations. 33% of SNP effects on flowering in the Gulf subpopulation covaried with cumulative rainfall in the seven days prior to flowering (Fig 2D). 22.6% of SNP effects on flowering in the Midwest subpopulation covaried with day length change in the two days prior to flowering (Fig 2D), which had negative covariances between Texas and North gardens. Neither covariance matrix was selected</w:t>
      </w:r>
      <w:r w:rsidR="4BF12702">
        <w:rPr/>
        <w:t xml:space="preserve"> </w:t>
      </w:r>
      <w:del w:author="Smith, Samuel A" w:date="2024-01-10T18:18:30.926Z" w:id="1904788039">
        <w:r w:rsidDel="4BF12702">
          <w:delText>for in Both</w:delText>
        </w:r>
      </w:del>
      <w:ins w:author="Smith, Samuel A" w:date="2024-01-10T18:18:46.763Z" w:id="1116407227">
        <w:r w:rsidR="476B3651">
          <w:t xml:space="preserve">as significantly improving the log likelihood of the </w:t>
        </w:r>
        <w:r w:rsidRPr="4EED1E26" w:rsidR="476B3651">
          <w:rPr>
            <w:i w:val="1"/>
            <w:iCs w:val="1"/>
            <w:rPrChange w:author="Smith, Samuel A" w:date="2024-01-10T18:18:57.079Z" w:id="1263286836"/>
          </w:rPr>
          <w:t>mash</w:t>
        </w:r>
        <w:r w:rsidR="476B3651">
          <w:t xml:space="preserve"> model in the</w:t>
        </w:r>
      </w:ins>
      <w:r w:rsidR="4BF12702">
        <w:rPr/>
        <w:t xml:space="preserve"> </w:t>
      </w:r>
      <w:del w:author="Smith, Samuel A" w:date="2024-01-10T18:18:49.85Z" w:id="381146321">
        <w:r w:rsidDel="4BF12702">
          <w:delText>sub</w:delText>
        </w:r>
      </w:del>
      <w:ins w:author="Smith, Samuel A" w:date="2024-01-10T18:18:51.798Z" w:id="856173722">
        <w:r w:rsidR="4DD1CCB5">
          <w:t xml:space="preserve">combined </w:t>
        </w:r>
      </w:ins>
      <w:r w:rsidR="4BF12702">
        <w:rPr/>
        <w:t>population</w:t>
      </w:r>
      <w:del w:author="Smith, Samuel A" w:date="2024-01-10T18:19:00.561Z" w:id="1237554180">
        <w:r w:rsidDel="4BF12702">
          <w:delText>s</w:delText>
        </w:r>
      </w:del>
      <w:r w:rsidR="4BF12702">
        <w:rPr/>
        <w:t xml:space="preserve">, and no </w:t>
      </w:r>
      <w:r w:rsidR="4BF12702">
        <w:rPr/>
        <w:t>GxWeather</w:t>
      </w:r>
      <w:r w:rsidR="4BF12702">
        <w:rPr/>
        <w:t xml:space="preserve"> covariance </w:t>
      </w:r>
      <w:r w:rsidR="4BF12702">
        <w:rPr/>
        <w:t>matrices</w:t>
      </w:r>
      <w:r w:rsidR="4BF12702">
        <w:rPr/>
        <w:t xml:space="preserve"> had </w:t>
      </w:r>
      <w:del w:author="Smith, Samuel A" w:date="2024-01-10T18:19:04.949Z" w:id="498962484">
        <w:r w:rsidDel="4BF12702">
          <w:delText>mass</w:delText>
        </w:r>
      </w:del>
      <w:ins w:author="Smith, Samuel A" w:date="2024-01-10T18:19:10.508Z" w:id="1370359967">
        <w:r w:rsidR="562CE893">
          <w:t>non-zero weight</w:t>
        </w:r>
      </w:ins>
      <w:r w:rsidR="4BF12702">
        <w:rPr/>
        <w:t xml:space="preserve"> in</w:t>
      </w:r>
      <w:ins w:author="Smith, Samuel A" w:date="2024-01-10T18:19:15.923Z" w:id="568032280">
        <w:r w:rsidR="54C52330">
          <w:t xml:space="preserve"> the combined</w:t>
        </w:r>
      </w:ins>
      <w:del w:author="Smith, Samuel A" w:date="2024-01-10T18:19:13.779Z" w:id="720368197">
        <w:r w:rsidDel="4BF12702">
          <w:delText xml:space="preserve"> Both</w:delText>
        </w:r>
      </w:del>
      <w:r w:rsidR="4BF12702">
        <w:rPr/>
        <w:t xml:space="preserve"> subpopulation</w:t>
      </w:r>
      <w:del w:author="Smith, Samuel A" w:date="2024-01-10T18:19:21.128Z" w:id="2012093615">
        <w:r w:rsidDel="4BF12702">
          <w:delText>s</w:delText>
        </w:r>
      </w:del>
      <w:r w:rsidR="4BF12702">
        <w:rPr/>
        <w:t xml:space="preserve"> (Fig 2E). In five of the six </w:t>
      </w:r>
      <w:r w:rsidRPr="4EED1E26" w:rsidR="4BF12702">
        <w:rPr>
          <w:i w:val="1"/>
          <w:iCs w:val="1"/>
          <w:rPrChange w:author="Smith, Samuel A" w:date="2024-01-10T18:19:27.385Z" w:id="307006534"/>
        </w:rPr>
        <w:t>mash</w:t>
      </w:r>
      <w:r w:rsidR="4BF12702">
        <w:rPr/>
        <w:t xml:space="preserve"> models of strong effects, the </w:t>
      </w:r>
      <w:r w:rsidR="4BF12702">
        <w:rPr/>
        <w:t>GxWeather</w:t>
      </w:r>
      <w:r w:rsidR="4BF12702">
        <w:rPr/>
        <w:t xml:space="preserve"> covariance matrices captured a minority of the posterior weights of the strong effects (Figure 2</w:t>
      </w:r>
      <w:r w:rsidR="4BF12702">
        <w:rPr/>
        <w:t>C,E</w:t>
      </w:r>
      <w:r w:rsidR="4BF12702">
        <w:rPr/>
        <w:t>); the majority of t</w:t>
      </w:r>
      <w:del w:author="Smith, Samuel A" w:date="2024-01-10T18:19:39.252Z" w:id="1023859316">
        <w:r w:rsidDel="4BF12702">
          <w:delText>his mass</w:delText>
        </w:r>
      </w:del>
      <w:ins w:author="Smith, Samuel A" w:date="2024-01-10T18:19:46.428Z" w:id="8825783">
        <w:r w:rsidR="6F038C3E">
          <w:t>he total matix weight</w:t>
        </w:r>
      </w:ins>
      <w:r w:rsidR="4BF12702">
        <w:rPr/>
        <w:t xml:space="preserve"> was on various canonical covariance matrices. These matrices included simple heterozygosity, with intermediate, positive covariances between all gardens, and garden-specific effects present only at one garden.</w:t>
      </w:r>
    </w:p>
    <w:p w:rsidR="0085453B" w:rsidRDefault="00CC46F1" w14:paraId="132559D1" w14:textId="77777777">
      <w:pPr>
        <w:pStyle w:val="BodyText"/>
      </w:pPr>
      <w:r>
        <w:t>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significance (p &lt; 0.05) in both gardens to include effects. This means that our tests for antagonistic pleiotropy, or a sign change between conditions, carry an equal statistical burden to those for</w:t>
      </w:r>
      <w:r>
        <w:t xml:space="preserve"> effects with the same sign. We also summarized the pairwise patterns of effect sign and magnitude within and between the Texas and North regions (Table 2).</w:t>
      </w:r>
    </w:p>
    <w:p w:rsidR="0085453B" w:rsidRDefault="00CC46F1" w14:paraId="26419E76" w14:textId="77777777">
      <w:pPr>
        <w:pStyle w:val="BodyText"/>
      </w:pPr>
      <w:r>
        <w:t>For greenup date for the Gulf subpopulation, hundreds to thousands of pairwise effects exhibited antagonistic pleiotropy, or a difference in effect sign, between pairs of Texas and North gardens (Fig. 3A). 78.7% of pairwise comparisons between North and Texas gardens had a difference in sign, while only 28.6% and 0.2% of North-North or Texas-Texas comparisons had a difference in sign, respectively (Table 2). The majority of pairwise effects for greenup for the Midwest (&gt;55%) and Both (&gt;85%) subpopulations w</w:t>
      </w:r>
      <w:r>
        <w:t>ere the same sign, and effects frequently differed in magnitude between the MO and OK garden and other gardens (Table 2; Fig 3A).</w:t>
      </w:r>
    </w:p>
    <w:p w:rsidR="0085453B" w:rsidRDefault="00CC46F1" w14:paraId="3156073C" w14:textId="77777777">
      <w:pPr>
        <w:pStyle w:val="BodyText"/>
      </w:pPr>
      <w:r>
        <w:t>For flowering date for the Gulf subpopulation, less than 2% of pairwise effects exhibited antagonistic pleiotropy, or a difference in effect sign, within or between regions (Table 2). More effects differed in magnitude between the Texas and North regions than within these regions (42.7% vs &lt;20%; Figure 3B). The Midwest population had relatively few significant effects for flowering, but a large proportion of these differed in sign between Texas and North regions (42.7%) or within the North region (65.4%). F</w:t>
      </w:r>
      <w:r>
        <w:t>inally, in Both subpopulations, less than 20% of pairwise effects differed in sign (Table 2). Most differences in sign were between TX1, the southernmost garden, and all other gardens (Fig 3B). Similarly, more effects that differed in magnitude included gardens in the Texas region (52.3-55.9%), and most effect pairs in the North region were not distinguishable (91.5%).</w:t>
      </w:r>
    </w:p>
    <w:p w:rsidR="0085453B" w:rsidRDefault="00CC46F1" w14:paraId="1925FBA2" w14:textId="77777777">
      <w:pPr>
        <w:pStyle w:val="Heading3"/>
      </w:pPr>
      <w:bookmarkStart w:name="X31417d6b2019b85a4e80635b0dc537d70037dc4" w:id="2"/>
      <w:r w:rsidR="4BF12702">
        <w:rPr/>
        <w:t>Confirmation of effects on phenology using an independent mapping population</w:t>
      </w:r>
    </w:p>
    <w:p w:rsidR="0085453B" w:rsidRDefault="00CC46F1" w14:paraId="04770B42" w14:textId="77777777">
      <w:pPr>
        <w:pStyle w:val="FirstParagraph"/>
      </w:pPr>
      <w:r>
        <w:t>We sought additional experimental support for our significant effect re-estimates using an independent pseudo-F2 mapping population created from Gulf &amp; Midwest individuals and grown at the same sites (Fig. 4A,B). We conducted quantitative trait loci (QTL) mapping of flowering as functions of four environmental cues that we also used as covariance matrices in mash, and identified eight QTL for flowering date, six QTL for flowering GDD, ten QTL for flowering day length, and eight QTL flowering day length chan</w:t>
      </w:r>
      <w:r>
        <w:t xml:space="preserve">ge, all of which showed QTL by environment interactions (SI Appendix, Fig. S3). All QTL for flowering overlapped one or more homologs from rice or </w:t>
      </w:r>
      <w:r>
        <w:rPr>
          <w:i/>
          <w:iCs/>
        </w:rPr>
        <w:t>A. thaliana</w:t>
      </w:r>
      <w:r>
        <w:t xml:space="preserve"> with functionally validated roles in flowering (SI Appendix, Dataset 7). All flowering QTL intervals contained at least one SNP significant in at least one mash run at a log10-transformed Bayes Factor &gt; 2, or in the 1% tail of significance, whichever was stricter (SI Appendix, Dataset 8). We also looked for enrichments of mash SNPs in the 1% tail of s</w:t>
      </w:r>
      <w:r>
        <w:t>ignificance (the ‘mash 1% tail’) within each QTL interval. At the 5% level, five QTL had enrichments of SNPs in the mash 1% tail. Overall, there were eleven significant enrichments (p &lt; 0.05, hypergeometric test) of SNPs in the mash 1% tail in the QTL intervals. Our QTL intervals had more enrichments of SNPs in the mash 1% tail than were found for all but eleven of these sets of random genomic intervals (Fig. 4C, p = 0.011). Thus, we were able to experimentally support our significant effect re-estimates wi</w:t>
      </w:r>
      <w:r>
        <w:t>th a QTL mapping experiment using a separate mapping population.</w:t>
      </w:r>
    </w:p>
    <w:p w:rsidR="0085453B" w:rsidRDefault="00CC46F1" w14:paraId="4AFE23A4" w14:textId="77777777">
      <w:pPr>
        <w:pStyle w:val="Heading1"/>
      </w:pPr>
      <w:bookmarkStart w:name="discussion" w:id="3"/>
      <w:bookmarkEnd w:id="2"/>
      <w:r w:rsidR="4BF12702">
        <w:rPr/>
        <w:t>Discussion</w:t>
      </w:r>
    </w:p>
    <w:p w:rsidR="0085453B" w:rsidRDefault="00CC46F1" w14:paraId="14A88719" w14:textId="77777777">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w:t>
      </w:r>
      <w:r>
        <w:t>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rsidR="0085453B" w:rsidRDefault="00CC46F1" w14:paraId="65327C0E" w14:textId="77777777">
      <w:pPr>
        <w:pStyle w:val="BodyText"/>
      </w:pPr>
      <w:r>
        <w:t>Our analysis of the timing of vegetative growth in the Gulf and in Both subpopulations revealed substantial antagonistic pleiotropy in effects between the Texas and North gardens (Figure 3A). This result supports theoretical models that local adaptation should involve antagonistic pleiotropy at the level of individual loci (22–25), and is the first experimental work using QTL mapping and GWAS across common gardens to find antagonistic pleiotropy to be common in small genomic regions (12, 37, 38).</w:t>
      </w:r>
    </w:p>
    <w:p w:rsidR="0085453B" w:rsidRDefault="00CC46F1" w14:paraId="705AB01A" w14:textId="77777777">
      <w:pPr>
        <w:pStyle w:val="BodyText"/>
      </w:pPr>
      <w:r>
        <w:t>Our analysis of the timing of flowering showed that the Gulf and Midwest subpopulations have distinct GxWeather: flowering timing in the Midwest subpopulation has photoperiod-related variation, in that flowering timing covaries with a day length change signal in the two days before flowering occurs. In contrast, the Gulf subpopulation does not have variation in flowering based on photoperiod. Instead, the Gulf subpopulation has variation in flowering that covaries with the rainfall that occurs in the week p</w:t>
      </w:r>
      <w:r>
        <w:t>rior to flowering. The genomic regions affecting flowering that we re-estimated across all eight sites were also supported by QTL from an independent mapping population at these sites (Fig. 4C).</w:t>
      </w:r>
    </w:p>
    <w:p w:rsidR="0085453B" w:rsidRDefault="00CC46F1" w14:paraId="04313ED8" w14:textId="77777777">
      <w:pPr>
        <w:pStyle w:val="BodyText"/>
      </w:pPr>
      <w:r>
        <w:t>Identifying the environmental cues that are predictive of, or even correlated with, plant phenotypic responses remains a major challenge to studies interrogating gene action across many natural environments. Clearly, the photoperiod and cumulative GDD cues we identify here are functions of the genotypes measured, are not predictive, and capture only a minority of SNP effects on flowering. We know still less about the overwintering parameters that affect green-up, which is reflected in our lower ability to a</w:t>
      </w:r>
      <w:r>
        <w:t>ssign SNP effects on green-up to weather-based cues. More generally, it is difficult to predict the time scales over which individuals may integrate environmental cues, particularly in perennial species which may integrate these cues over longer time scales. Mash offers an opportunity to specify multiple environmental cues and compete them to explain patterns of SNP effects, allowing us to detect how important these cues are genome-wide, and how strongly each cue influences each SNP. This is a key developme</w:t>
      </w:r>
      <w:r>
        <w:t>nt to further improve our understanding of genetic variation in GxE.</w:t>
      </w:r>
    </w:p>
    <w:p w:rsidR="0085453B" w:rsidRDefault="00CC46F1" w14:paraId="329A579F" w14:textId="77777777">
      <w:pPr>
        <w:pStyle w:val="Heading1"/>
      </w:pPr>
      <w:bookmarkStart w:name="figures-and-tables" w:id="4"/>
      <w:bookmarkEnd w:id="3"/>
      <w:r>
        <w:t>Figures and Tables</w:t>
      </w:r>
    </w:p>
    <w:tbl>
      <w:tblPr>
        <w:tblStyle w:val="Table"/>
        <w:tblW w:w="5000" w:type="pct"/>
        <w:tblLayout w:type="fixed"/>
        <w:tblLook w:val="0000" w:firstRow="0" w:lastRow="0" w:firstColumn="0" w:lastColumn="0" w:noHBand="0" w:noVBand="0"/>
      </w:tblPr>
      <w:tblGrid>
        <w:gridCol w:w="9360"/>
      </w:tblGrid>
      <w:tr w:rsidR="0085453B" w14:paraId="391D8D1C" w14:textId="77777777">
        <w:tc>
          <w:tcPr>
            <w:tcW w:w="7920" w:type="dxa"/>
          </w:tcPr>
          <w:p w:rsidR="0085453B" w:rsidRDefault="00CC46F1" w14:paraId="672A6659" w14:textId="77777777">
            <w:pPr>
              <w:pStyle w:val="Compact"/>
              <w:jc w:val="center"/>
            </w:pPr>
            <w:bookmarkStart w:name="fig-map" w:id="5"/>
            <w:r>
              <w:rPr>
                <w:noProof/>
              </w:rPr>
              <w:drawing>
                <wp:inline distT="0" distB="0" distL="0" distR="0" wp14:anchorId="1783F6F4" wp14:editId="07777777">
                  <wp:extent cx="5334000" cy="61443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images/Fig1_200dpi.png"/>
                          <pic:cNvPicPr>
                            <a:picLocks noChangeAspect="1" noChangeArrowheads="1"/>
                          </pic:cNvPicPr>
                        </pic:nvPicPr>
                        <pic:blipFill>
                          <a:blip r:embed="rId7"/>
                          <a:stretch>
                            <a:fillRect/>
                          </a:stretch>
                        </pic:blipFill>
                        <pic:spPr bwMode="auto">
                          <a:xfrm>
                            <a:off x="0" y="0"/>
                            <a:ext cx="5334000" cy="6144335"/>
                          </a:xfrm>
                          <a:prstGeom prst="rect">
                            <a:avLst/>
                          </a:prstGeom>
                          <a:noFill/>
                          <a:ln w="9525">
                            <a:noFill/>
                            <a:headEnd/>
                            <a:tailEnd/>
                          </a:ln>
                        </pic:spPr>
                      </pic:pic>
                    </a:graphicData>
                  </a:graphic>
                </wp:inline>
              </w:drawing>
            </w:r>
          </w:p>
          <w:p w:rsidR="0085453B" w:rsidRDefault="00CC46F1" w14:paraId="5F264499" w14:textId="77777777">
            <w:pPr>
              <w:pStyle w:val="ImageCaption"/>
              <w:spacing w:before="200"/>
            </w:pPr>
            <w:r>
              <w:t>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w:t>
            </w:r>
            <w:r>
              <w:t>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w:t>
            </w:r>
            <w:r>
              <w:t>g a large set of randomly selected, relatively unlinked SNP effects; this model was applied to a “strong” set of SNP effects with large effect sizes in the univariate GWAS.</w:t>
            </w:r>
          </w:p>
        </w:tc>
        <w:bookmarkEnd w:id="5"/>
      </w:tr>
    </w:tbl>
    <w:p w:rsidR="0085453B" w:rsidRDefault="00CC46F1" w14:paraId="29D6B04F" w14:textId="77777777">
      <w:pPr>
        <w:pStyle w:val="BodyText"/>
      </w:pPr>
      <w:r>
        <w:t xml:space="preserve"> </w:t>
      </w:r>
    </w:p>
    <w:tbl>
      <w:tblPr>
        <w:tblStyle w:val="Table"/>
        <w:tblW w:w="5000" w:type="pct"/>
        <w:tblLayout w:type="fixed"/>
        <w:tblLook w:val="0000" w:firstRow="0" w:lastRow="0" w:firstColumn="0" w:lastColumn="0" w:noHBand="0" w:noVBand="0"/>
      </w:tblPr>
      <w:tblGrid>
        <w:gridCol w:w="9360"/>
      </w:tblGrid>
      <w:tr w:rsidR="0085453B" w14:paraId="18A42A2D" w14:textId="77777777">
        <w:tc>
          <w:tcPr>
            <w:tcW w:w="7920" w:type="dxa"/>
          </w:tcPr>
          <w:p w:rsidR="0085453B" w:rsidRDefault="00CC46F1" w14:paraId="0A37501D" w14:textId="77777777">
            <w:pPr>
              <w:pStyle w:val="Compact"/>
              <w:jc w:val="center"/>
            </w:pPr>
            <w:bookmarkStart w:name="fig-covar" w:id="6"/>
            <w:r>
              <w:rPr>
                <w:noProof/>
              </w:rPr>
              <w:drawing>
                <wp:inline distT="0" distB="0" distL="0" distR="0" wp14:anchorId="1E63167A" wp14:editId="07777777">
                  <wp:extent cx="5334000" cy="376517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mages/Figure_2_Covariance_matrices_and_posterior_weights.png"/>
                          <pic:cNvPicPr>
                            <a:picLocks noChangeAspect="1" noChangeArrowheads="1"/>
                          </pic:cNvPicPr>
                        </pic:nvPicPr>
                        <pic:blipFill>
                          <a:blip r:embed="rId8"/>
                          <a:stretch>
                            <a:fillRect/>
                          </a:stretch>
                        </pic:blipFill>
                        <pic:spPr bwMode="auto">
                          <a:xfrm>
                            <a:off x="0" y="0"/>
                            <a:ext cx="5334000" cy="3765176"/>
                          </a:xfrm>
                          <a:prstGeom prst="rect">
                            <a:avLst/>
                          </a:prstGeom>
                          <a:noFill/>
                          <a:ln w="9525">
                            <a:noFill/>
                            <a:headEnd/>
                            <a:tailEnd/>
                          </a:ln>
                        </pic:spPr>
                      </pic:pic>
                    </a:graphicData>
                  </a:graphic>
                </wp:inline>
              </w:drawing>
            </w:r>
          </w:p>
          <w:p w:rsidR="0085453B" w:rsidRDefault="00CC46F1" w14:paraId="2B09A65D" w14:textId="77777777">
            <w:pPr>
              <w:pStyle w:val="ImageCaption"/>
              <w:spacing w:before="200"/>
            </w:pPr>
            <w:r>
              <w:t>Figure 2: Caption for this figure…</w:t>
            </w:r>
          </w:p>
        </w:tc>
        <w:bookmarkEnd w:id="6"/>
      </w:tr>
    </w:tbl>
    <w:p w:rsidR="0085453B" w:rsidRDefault="00CC46F1" w14:paraId="193F3EED" w14:textId="77777777">
      <w:pPr>
        <w:pStyle w:val="Heading1"/>
      </w:pPr>
      <w:bookmarkStart w:name="materials-and-methods" w:id="7"/>
      <w:bookmarkEnd w:id="4"/>
      <w:r>
        <w:t>Materials and Methods</w:t>
      </w:r>
    </w:p>
    <w:p w:rsidR="0085453B" w:rsidRDefault="00CC46F1" w14:paraId="7CFF7DAB" w14:textId="77777777">
      <w:pPr>
        <w:pStyle w:val="FirstParagraph"/>
      </w:pPr>
      <w:r>
        <w:t>Whenever possible, plant material will be shared upon request. Source data and code to replicate these analyses are available at: https://github.com/Alice-MacQueen/pvdiv-phenology-gxe.git. SNP data to replicate these analyses are available from the UT dataverse at https://doi.org/link.</w:t>
      </w:r>
    </w:p>
    <w:p w:rsidR="0085453B" w:rsidRDefault="00CC46F1" w14:paraId="6EF4B601" w14:textId="77777777">
      <w:pPr>
        <w:pStyle w:val="Heading3"/>
      </w:pPr>
      <w:bookmarkStart w:name="Xdfb4fb64858b5012c95d7073b1ab2c8642da298" w:id="8"/>
      <w:r>
        <w:t>Genotype-by-environment effects on green-up and flowering as functions of weather-based cues</w:t>
      </w:r>
    </w:p>
    <w:p w:rsidR="0085453B" w:rsidRDefault="00CC46F1" w14:paraId="5E133D25" w14:textId="77777777">
      <w:pPr>
        <w:pStyle w:val="FirstParagraph"/>
      </w:pPr>
      <w:r>
        <w:t xml:space="preserve">In 2019, we scored two phenological events every two days in two mapping populations of switchgrass, a diversity panel and a pseudo-F2 cross, planted at eight common garden locations (32, 34, 37). We scored green-up date as the day of the year when 50% of the tiller area of the crown of the plant cut the previous year had green growth. Flowering date was the day of the year when 50% of the plant tillers had panicles undergoing anthesis. We scored green-up and flowering as day of the year, then linked these </w:t>
      </w:r>
      <w:r>
        <w:t>dates to multiple weather-based environmental factors measured daily at each common garden (SI Appendix, Section S1, Table S1).</w:t>
      </w:r>
    </w:p>
    <w:p w:rsidR="0085453B" w:rsidRDefault="00CC46F1" w14:paraId="305DCB43" w14:textId="77777777">
      <w:pPr>
        <w:pStyle w:val="BodyText"/>
      </w:pPr>
      <w:r>
        <w:t>The formation and resequencing of the diversity panel has been described previously (32).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w:t>
      </w:r>
      <w:r>
        <w:t>er (‘Both’). Analyses to determine narrow-sense heritability (h2) for green-up and flowering were done using linear mixed models and followed (32). Details on these models can be found in (SI Appendix, Section S3,S4).</w:t>
      </w:r>
    </w:p>
    <w:p w:rsidR="0085453B" w:rsidRDefault="00CC46F1" w14:paraId="71BB4D87" w14:textId="77777777">
      <w:pPr>
        <w:pStyle w:val="Heading3"/>
      </w:pPr>
      <w:bookmarkStart w:name="Xe96ad7ab9a01d342a3d604ca70c7fa160af4b44" w:id="9"/>
      <w:bookmarkEnd w:id="8"/>
      <w:r>
        <w:t>Mapping major patterns of genotype-by-environment effects on green-up and flowering</w:t>
      </w:r>
    </w:p>
    <w:p w:rsidR="0085453B" w:rsidRDefault="00CC46F1" w14:paraId="1BFFC1B9" w14:textId="77777777">
      <w:pPr>
        <w:pStyle w:val="FirstParagraph"/>
      </w:pPr>
      <w:r>
        <w:t>To evaluate the prevalence and kinds of covariance patterns of SNP effects across our common gardens, we used multivariate adaptive shrinkage (mash) on SNP effect estimates from the diversity panel (35). Mash is a statistical method that allows estimation and comparison of many effects jointly across many different conditions; it improves on previous methods by allowing multiple, arbitrary correlations in effect sizes among conditions (SI Appendix, Section S5). To obtain SNP effect estimates, we first condu</w:t>
      </w:r>
      <w:r>
        <w:t>cted univariate genome-wide association at each common garden for green-up and flowering date. We then analyzed SNP effects for the top 19K relatively unlinked (r2 &lt; 0.2) SNPs per condition using mash, as in (32). Details on these models can be found in (SI Appendix, Section S6).</w:t>
      </w:r>
    </w:p>
    <w:p w:rsidR="0085453B" w:rsidRDefault="00CC46F1" w14:paraId="19FDEFF5" w14:textId="77777777">
      <w:pPr>
        <w:pStyle w:val="BodyText"/>
      </w:pPr>
      <w:r>
        <w:t>We generated hypothesis-based covariance matrices derived from correlations in environmental cues in the green-up or flowering date windows for the three subpopulations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w:t>
      </w:r>
      <w:r>
        <w:t>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(denoted DD_PCA_1 through DD_PCA_5) produced by singular value decomposition (SVD) of an overall matrix</w:t>
      </w:r>
      <w:r>
        <w:t>, denoted ‘DD_tPCA’. We used SVD to present vectors of garden-specific effects for each numbered DD_PCA matrix, because the first eigenvector of a SVD explains 100% of the variation in these matrices, and each value in this eigenvector represents one garden-specific effect.</w:t>
      </w:r>
    </w:p>
    <w:p w:rsidR="0085453B" w:rsidRDefault="00CC46F1" w14:paraId="4F4D904E" w14:textId="77777777">
      <w:pPr>
        <w:pStyle w:val="BodyText"/>
      </w:pPr>
      <w:r>
        <w:t>Last, we characterized the overall patterns of antagonistic pleiotropy in the set of SNPs where there was pairwise significance of effects at pairs of gardens. To do this, we used the ‘get_GxE’ 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w:t>
      </w:r>
      <w:r>
        <w:t>ificant in both conditions are of opposite sign.</w:t>
      </w:r>
    </w:p>
    <w:p w:rsidR="0085453B" w:rsidRDefault="00CC46F1" w14:paraId="5A5AC6EC" w14:textId="77777777">
      <w:pPr>
        <w:pStyle w:val="BodyText"/>
      </w:pPr>
      <w:r>
        <w:t>Using the lfsr rather than the local false discovery rate (lfdr) is a critical change in our ability to detect antagonistic pleiotropy. The lfdr, like other measures of FDR, focuses on if we have enough evidence to reject the null hypothesis that an effect j is 0 – that there is a significant effect. Previous studies of antagonistic pleiotropy (e.g. (37)) have used the lfdr or equivalent statistical tests to detect antagonistic pleiotropy. These tests were conservative, in that they required two non-zero ef</w:t>
      </w:r>
      <w:r>
        <w:t>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lfsr_j is defined as the proba</w:t>
      </w:r>
      <w:r>
        <w:t>bility that we make an error in the sign of effect j if we were forced to declare the effect positive or negative (Stephens paper). Thus, rather than asking “Are these two effects different?” - as we reasonably expect two effects to be, even if this difference cannot be measured - the local false sign rate answers a more meaningful question: Can we be confident in the sign of this effect?</w:t>
      </w:r>
    </w:p>
    <w:p w:rsidR="0085453B" w:rsidRDefault="00CC46F1" w14:paraId="74301E94" w14:textId="77777777">
      <w:pPr>
        <w:pStyle w:val="BodyText"/>
      </w:pPr>
      <w:r>
        <w:t>In addition, the get_GxE function also sets an arbitrary threshold to count an effect as changing in magnitude between environments, commonly known as differential sensitivity.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w:t>
      </w:r>
      <w:r>
        <w:t>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p w:rsidR="0085453B" w:rsidRDefault="00CC46F1" w14:paraId="2FC05967" w14:textId="77777777">
      <w:pPr>
        <w:pStyle w:val="Heading3"/>
      </w:pPr>
      <w:bookmarkStart w:name="X4f0857fc0fd6b86351ff3a0bd0a90eaf0189cf0" w:id="10"/>
      <w:bookmarkEnd w:id="9"/>
      <w:r>
        <w:t>Confirmation of genotype-by-environment effects using an independent mapping population</w:t>
      </w:r>
    </w:p>
    <w:p w:rsidR="0085453B" w:rsidRDefault="00CC46F1" w14:paraId="7D9EE72C" w14:textId="77777777">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t>
      </w:r>
      <w:r>
        <w:t>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p w:rsidR="0085453B" w:rsidRDefault="00CC46F1" w14:paraId="071E4E01" w14:textId="77777777">
      <w:pPr>
        <w:pStyle w:val="Heading1"/>
      </w:pPr>
      <w:bookmarkStart w:name="references" w:id="11"/>
      <w:bookmarkEnd w:id="10"/>
      <w:bookmarkEnd w:id="7"/>
      <w:r>
        <w:t>References</w:t>
      </w:r>
    </w:p>
    <w:p w:rsidR="0085453B" w:rsidRDefault="0085453B" w14:paraId="5DAB6C7B" w14:textId="77777777">
      <w:pPr>
        <w:pStyle w:val="FirstParagraph"/>
      </w:pPr>
    </w:p>
    <w:p w:rsidR="0085453B" w:rsidRDefault="00CC46F1" w14:paraId="585424FF" w14:textId="77777777">
      <w:pPr>
        <w:pStyle w:val="Bibliography"/>
      </w:pPr>
      <w:bookmarkStart w:name="ref-bauerle_photoperiodic_2012" w:id="12"/>
      <w:bookmarkStart w:name="refs" w:id="13"/>
      <w:r>
        <w:t xml:space="preserve">1. </w:t>
      </w:r>
      <w:r>
        <w:tab/>
      </w:r>
      <w:r>
        <w:t xml:space="preserve">W. L. Bauerle, </w:t>
      </w:r>
      <w:r>
        <w:rPr>
          <w:i/>
          <w:iCs/>
        </w:rPr>
        <w:t>et al.</w:t>
      </w:r>
      <w:r>
        <w:t xml:space="preserve">, </w:t>
      </w:r>
      <w:hyperlink r:id="rId9">
        <w:r>
          <w:rPr>
            <w:rStyle w:val="Hyperlink"/>
          </w:rPr>
          <w:t>Photoperiodic regulation of the seasonal pattern of photosynthetic capacity and the implications for carbon cycling</w:t>
        </w:r>
      </w:hyperlink>
      <w:r>
        <w:t xml:space="preserve">. </w:t>
      </w:r>
      <w:r>
        <w:rPr>
          <w:i/>
          <w:iCs/>
        </w:rPr>
        <w:t>Proceedings of the National Academy of Sciences</w:t>
      </w:r>
      <w:r>
        <w:t xml:space="preserve"> </w:t>
      </w:r>
      <w:r>
        <w:rPr>
          <w:b/>
          <w:bCs/>
        </w:rPr>
        <w:t>109</w:t>
      </w:r>
      <w:r>
        <w:t>, 8612–8617 (2012).</w:t>
      </w:r>
    </w:p>
    <w:p w:rsidR="0085453B" w:rsidRDefault="00CC46F1" w14:paraId="1814FB29" w14:textId="77777777">
      <w:pPr>
        <w:pStyle w:val="Bibliography"/>
      </w:pPr>
      <w:bookmarkStart w:name="ref-andres2012genetic" w:id="14"/>
      <w:bookmarkEnd w:id="12"/>
      <w:r>
        <w:t xml:space="preserve">2. </w:t>
      </w:r>
      <w:r>
        <w:tab/>
      </w:r>
      <w:r>
        <w:t xml:space="preserve">F. Andrés, G. Coupland, The genetic basis of flowering responses to seasonal cues. </w:t>
      </w:r>
      <w:r>
        <w:rPr>
          <w:i/>
          <w:iCs/>
        </w:rPr>
        <w:t>Nature Reviews Genetics</w:t>
      </w:r>
      <w:r>
        <w:t xml:space="preserve"> </w:t>
      </w:r>
      <w:r>
        <w:rPr>
          <w:b/>
          <w:bCs/>
        </w:rPr>
        <w:t>13</w:t>
      </w:r>
      <w:r>
        <w:t>, 627–639 (2012).</w:t>
      </w:r>
    </w:p>
    <w:p w:rsidR="0085453B" w:rsidRDefault="00CC46F1" w14:paraId="5BA21F8F" w14:textId="77777777">
      <w:pPr>
        <w:pStyle w:val="Bibliography"/>
      </w:pPr>
      <w:bookmarkStart w:name="ref-korner2010phenology" w:id="15"/>
      <w:bookmarkEnd w:id="14"/>
      <w:r>
        <w:t xml:space="preserve">3. </w:t>
      </w:r>
      <w:r>
        <w:tab/>
      </w:r>
      <w:r>
        <w:t xml:space="preserve">C. Körner, D. Basler, Phenology under global warming. </w:t>
      </w:r>
      <w:r>
        <w:rPr>
          <w:i/>
          <w:iCs/>
        </w:rPr>
        <w:t>Science</w:t>
      </w:r>
      <w:r>
        <w:t xml:space="preserve"> </w:t>
      </w:r>
      <w:r>
        <w:rPr>
          <w:b/>
          <w:bCs/>
        </w:rPr>
        <w:t>327</w:t>
      </w:r>
      <w:r>
        <w:t>, 1461–1462 (2010).</w:t>
      </w:r>
    </w:p>
    <w:p w:rsidR="0085453B" w:rsidRDefault="00CC46F1" w14:paraId="13DB8A0D" w14:textId="77777777">
      <w:pPr>
        <w:pStyle w:val="Bibliography"/>
      </w:pPr>
      <w:bookmarkStart w:name="ref-botero2015evolutionary" w:id="16"/>
      <w:bookmarkEnd w:id="15"/>
      <w:r>
        <w:t xml:space="preserve">4. </w:t>
      </w:r>
      <w:r>
        <w:tab/>
      </w:r>
      <w:r>
        <w:t xml:space="preserve">C. A. Botero, F. J. Weissing, J. Wright, D. R. Rubenstein, Evolutionary tipping points in the capacity to adapt to environmental change. </w:t>
      </w:r>
      <w:r>
        <w:rPr>
          <w:i/>
          <w:iCs/>
        </w:rPr>
        <w:t>Proceedings of the National Academy of Sciences</w:t>
      </w:r>
      <w:r>
        <w:t xml:space="preserve"> </w:t>
      </w:r>
      <w:r>
        <w:rPr>
          <w:b/>
          <w:bCs/>
        </w:rPr>
        <w:t>112</w:t>
      </w:r>
      <w:r>
        <w:t>, 184–189 (2015).</w:t>
      </w:r>
    </w:p>
    <w:p w:rsidR="0085453B" w:rsidRDefault="00CC46F1" w14:paraId="1CDFDEA5" w14:textId="77777777">
      <w:pPr>
        <w:pStyle w:val="Bibliography"/>
      </w:pPr>
      <w:bookmarkStart w:name="ref-blackman2013interacting" w:id="17"/>
      <w:bookmarkEnd w:id="16"/>
      <w:r>
        <w:t xml:space="preserve">5. </w:t>
      </w:r>
      <w:r>
        <w:tab/>
      </w:r>
      <w:r>
        <w:t xml:space="preserve">B. K. Blackman, Interacting duplications, fluctuating selection, and convergence: The complex dynamics of flowering time evolution during sunflower domestication. </w:t>
      </w:r>
      <w:r>
        <w:rPr>
          <w:i/>
          <w:iCs/>
        </w:rPr>
        <w:t>Journal of experimental botany</w:t>
      </w:r>
      <w:r>
        <w:t xml:space="preserve"> </w:t>
      </w:r>
      <w:r>
        <w:rPr>
          <w:b/>
          <w:bCs/>
        </w:rPr>
        <w:t>64</w:t>
      </w:r>
      <w:r>
        <w:t>, 421–431 (2013).</w:t>
      </w:r>
    </w:p>
    <w:p w:rsidR="0085453B" w:rsidRDefault="00CC46F1" w14:paraId="1AD763B2" w14:textId="77777777">
      <w:pPr>
        <w:pStyle w:val="Bibliography"/>
      </w:pPr>
      <w:bookmarkStart w:name="ref-henry2014transitions" w:id="18"/>
      <w:bookmarkEnd w:id="17"/>
      <w:r>
        <w:t xml:space="preserve">6. </w:t>
      </w:r>
      <w:r>
        <w:tab/>
      </w:r>
      <w:r>
        <w:t xml:space="preserve">L. P. Henry, R. H. Watson, B. K. Blackman, Transitions in photoperiodic flowering are common and involve few loci in wild sunflowers (helianthus; asteraceae). </w:t>
      </w:r>
      <w:r>
        <w:rPr>
          <w:i/>
          <w:iCs/>
        </w:rPr>
        <w:t>American Journal of Botany</w:t>
      </w:r>
      <w:r>
        <w:t xml:space="preserve"> </w:t>
      </w:r>
      <w:r>
        <w:rPr>
          <w:b/>
          <w:bCs/>
        </w:rPr>
        <w:t>101</w:t>
      </w:r>
      <w:r>
        <w:t>, 1748–1758 (2014).</w:t>
      </w:r>
    </w:p>
    <w:p w:rsidR="0085453B" w:rsidRDefault="00CC46F1" w14:paraId="211C128A" w14:textId="77777777">
      <w:pPr>
        <w:pStyle w:val="Bibliography"/>
      </w:pPr>
      <w:bookmarkStart w:name="ref-aagren2017adaptive" w:id="19"/>
      <w:bookmarkEnd w:id="18"/>
      <w:r>
        <w:t xml:space="preserve">7. </w:t>
      </w:r>
      <w:r>
        <w:tab/>
      </w:r>
      <w:r>
        <w:t xml:space="preserve">J. Ågren, C. G. Oakley, S. Lundemo, D. W. Schemske, Adaptive divergence in flowering time among natural populations of arabidopsis thaliana: Estimates of selection and QTL mapping. </w:t>
      </w:r>
      <w:r>
        <w:rPr>
          <w:i/>
          <w:iCs/>
        </w:rPr>
        <w:t>Evolution</w:t>
      </w:r>
      <w:r>
        <w:t xml:space="preserve"> </w:t>
      </w:r>
      <w:r>
        <w:rPr>
          <w:b/>
          <w:bCs/>
        </w:rPr>
        <w:t>71</w:t>
      </w:r>
      <w:r>
        <w:t>, 550–564 (2017).</w:t>
      </w:r>
    </w:p>
    <w:p w:rsidR="0085453B" w:rsidRDefault="00CC46F1" w14:paraId="488E0480" w14:textId="77777777">
      <w:pPr>
        <w:pStyle w:val="Bibliography"/>
      </w:pPr>
      <w:bookmarkStart w:name="ref-brachi2010linkage" w:id="20"/>
      <w:bookmarkEnd w:id="19"/>
      <w:r>
        <w:t xml:space="preserve">8. </w:t>
      </w:r>
      <w:r>
        <w:tab/>
      </w:r>
      <w:r>
        <w:t xml:space="preserve">B. Brachi, </w:t>
      </w:r>
      <w:r>
        <w:rPr>
          <w:i/>
          <w:iCs/>
        </w:rPr>
        <w:t>et al.</w:t>
      </w:r>
      <w:r>
        <w:t xml:space="preserve">, Linkage and association mapping of arabidopsis thaliana flowering time in nature. </w:t>
      </w:r>
      <w:r>
        <w:rPr>
          <w:i/>
          <w:iCs/>
        </w:rPr>
        <w:t>PLoS genetics</w:t>
      </w:r>
      <w:r>
        <w:t xml:space="preserve"> </w:t>
      </w:r>
      <w:r>
        <w:rPr>
          <w:b/>
          <w:bCs/>
        </w:rPr>
        <w:t>6</w:t>
      </w:r>
      <w:r>
        <w:t>, e1000940 (2010).</w:t>
      </w:r>
    </w:p>
    <w:p w:rsidR="0085453B" w:rsidRDefault="00CC46F1" w14:paraId="0FAC3577" w14:textId="77777777">
      <w:pPr>
        <w:pStyle w:val="Bibliography"/>
      </w:pPr>
      <w:bookmarkStart w:name="ref-dittmar2014flowering" w:id="21"/>
      <w:bookmarkEnd w:id="20"/>
      <w:r>
        <w:t xml:space="preserve">9. </w:t>
      </w:r>
      <w:r>
        <w:tab/>
      </w:r>
      <w:r>
        <w:t xml:space="preserve">E. L. Dittmar, C. G. Oakley, J. Ågren, D. W. Schemske, Flowering time QTL in natural populations of arabidopsis thaliana and implications for their adaptive value. </w:t>
      </w:r>
      <w:r>
        <w:rPr>
          <w:i/>
          <w:iCs/>
        </w:rPr>
        <w:t>Molecular ecology</w:t>
      </w:r>
      <w:r>
        <w:t xml:space="preserve"> </w:t>
      </w:r>
      <w:r>
        <w:rPr>
          <w:b/>
          <w:bCs/>
        </w:rPr>
        <w:t>23</w:t>
      </w:r>
      <w:r>
        <w:t>, 4291–4303 (2014).</w:t>
      </w:r>
    </w:p>
    <w:p w:rsidR="0085453B" w:rsidRDefault="00CC46F1" w14:paraId="72D808C6" w14:textId="77777777">
      <w:pPr>
        <w:pStyle w:val="Bibliography"/>
      </w:pPr>
      <w:bookmarkStart w:name="ref-li2018genomic" w:id="22"/>
      <w:bookmarkEnd w:id="21"/>
      <w:r>
        <w:t xml:space="preserve">10. </w:t>
      </w:r>
      <w:r>
        <w:tab/>
      </w:r>
      <w:r>
        <w:t xml:space="preserve">X. Li, T. Guo, Q. Mu, X. Li, J. Yu, Genomic and environmental determinants and their interplay underlying phenotypic plasticity. </w:t>
      </w:r>
      <w:r>
        <w:rPr>
          <w:i/>
          <w:iCs/>
        </w:rPr>
        <w:t>Proceedings of the National Academy of Sciences</w:t>
      </w:r>
      <w:r>
        <w:t xml:space="preserve"> </w:t>
      </w:r>
      <w:r>
        <w:rPr>
          <w:b/>
          <w:bCs/>
        </w:rPr>
        <w:t>115</w:t>
      </w:r>
      <w:r>
        <w:t>, 6679–6684 (2018).</w:t>
      </w:r>
    </w:p>
    <w:p w:rsidR="0085453B" w:rsidRDefault="00CC46F1" w14:paraId="3562DC21" w14:textId="77777777">
      <w:pPr>
        <w:pStyle w:val="Bibliography"/>
      </w:pPr>
      <w:bookmarkStart w:name="ref-romero2017study" w:id="23"/>
      <w:bookmarkEnd w:id="22"/>
      <w:r>
        <w:t xml:space="preserve">11. </w:t>
      </w:r>
      <w:r>
        <w:tab/>
      </w:r>
      <w:r>
        <w:t xml:space="preserve">J. A. Romero Navarro, </w:t>
      </w:r>
      <w:r>
        <w:rPr>
          <w:i/>
          <w:iCs/>
        </w:rPr>
        <w:t>et al.</w:t>
      </w:r>
      <w:r>
        <w:t xml:space="preserve">, A study of allelic diversity underlying flowering-time adaptation in maize landraces. </w:t>
      </w:r>
      <w:r>
        <w:rPr>
          <w:i/>
          <w:iCs/>
        </w:rPr>
        <w:t>Nature genetics</w:t>
      </w:r>
      <w:r>
        <w:t xml:space="preserve"> </w:t>
      </w:r>
      <w:r>
        <w:rPr>
          <w:b/>
          <w:bCs/>
        </w:rPr>
        <w:t>49</w:t>
      </w:r>
      <w:r>
        <w:t>, 476–480 (2017).</w:t>
      </w:r>
    </w:p>
    <w:p w:rsidR="0085453B" w:rsidRDefault="00CC46F1" w14:paraId="1CD8075A" w14:textId="77777777">
      <w:pPr>
        <w:pStyle w:val="Bibliography"/>
      </w:pPr>
      <w:bookmarkStart w:name="ref-wadgymar2017identifying" w:id="24"/>
      <w:bookmarkEnd w:id="23"/>
      <w:r>
        <w:t xml:space="preserve">12. </w:t>
      </w:r>
      <w:r>
        <w:tab/>
      </w:r>
      <w:r>
        <w:t xml:space="preserve">S. M. Wadgymar, </w:t>
      </w:r>
      <w:r>
        <w:rPr>
          <w:i/>
          <w:iCs/>
        </w:rPr>
        <w:t>et al.</w:t>
      </w:r>
      <w:r>
        <w:t xml:space="preserve">, Identifying targets and agents of selection: Innovative methods to evaluate the processes that contribute to local adaptation. </w:t>
      </w:r>
      <w:r>
        <w:rPr>
          <w:i/>
          <w:iCs/>
        </w:rPr>
        <w:t>Methods in Ecology and Evolution</w:t>
      </w:r>
      <w:r>
        <w:t xml:space="preserve"> </w:t>
      </w:r>
      <w:r>
        <w:rPr>
          <w:b/>
          <w:bCs/>
        </w:rPr>
        <w:t>8</w:t>
      </w:r>
      <w:r>
        <w:t>, 738–749 (2017).</w:t>
      </w:r>
    </w:p>
    <w:p w:rsidR="0085453B" w:rsidRDefault="00CC46F1" w14:paraId="4360EEB8" w14:textId="77777777">
      <w:pPr>
        <w:pStyle w:val="Bibliography"/>
      </w:pPr>
      <w:bookmarkStart w:name="ref-blumel2015flowering" w:id="25"/>
      <w:bookmarkEnd w:id="24"/>
      <w:r>
        <w:t xml:space="preserve">13. </w:t>
      </w:r>
      <w:r>
        <w:tab/>
      </w:r>
      <w:r>
        <w:t xml:space="preserve">M. Blümel, N. Dally, C. Jung, Flowering time regulation in crops—what did we learn from arabidopsis? </w:t>
      </w:r>
      <w:r>
        <w:rPr>
          <w:i/>
          <w:iCs/>
        </w:rPr>
        <w:t>Current opinion in biotechnology</w:t>
      </w:r>
      <w:r>
        <w:t xml:space="preserve"> </w:t>
      </w:r>
      <w:r>
        <w:rPr>
          <w:b/>
          <w:bCs/>
        </w:rPr>
        <w:t>32</w:t>
      </w:r>
      <w:r>
        <w:t>, 121–129 (2015).</w:t>
      </w:r>
    </w:p>
    <w:p w:rsidR="0085453B" w:rsidRDefault="00CC46F1" w14:paraId="78A7C18D" w14:textId="77777777">
      <w:pPr>
        <w:pStyle w:val="Bibliography"/>
      </w:pPr>
      <w:bookmarkStart w:name="ref-jung2009flowering" w:id="26"/>
      <w:bookmarkEnd w:id="25"/>
      <w:r>
        <w:t xml:space="preserve">14. </w:t>
      </w:r>
      <w:r>
        <w:tab/>
      </w:r>
      <w:r>
        <w:t xml:space="preserve">C. Jung, A. E. Müller, Flowering time control and applications in plant breeding. </w:t>
      </w:r>
      <w:r>
        <w:rPr>
          <w:i/>
          <w:iCs/>
        </w:rPr>
        <w:t>Trends in plant science</w:t>
      </w:r>
      <w:r>
        <w:t xml:space="preserve"> </w:t>
      </w:r>
      <w:r>
        <w:rPr>
          <w:b/>
          <w:bCs/>
        </w:rPr>
        <w:t>14</w:t>
      </w:r>
      <w:r>
        <w:t>, 563–573 (2009).</w:t>
      </w:r>
    </w:p>
    <w:p w:rsidR="0085453B" w:rsidRDefault="00CC46F1" w14:paraId="7EF2256F" w14:textId="77777777">
      <w:pPr>
        <w:pStyle w:val="Bibliography"/>
      </w:pPr>
      <w:bookmarkStart w:name="ref-turner2005pseudo" w:id="27"/>
      <w:bookmarkEnd w:id="26"/>
      <w:r>
        <w:t xml:space="preserve">15. </w:t>
      </w:r>
      <w:r>
        <w:tab/>
      </w:r>
      <w:r>
        <w:t xml:space="preserve">A. Turner, J. Beales, S. Faure, R. P. Dunford, D. A. Laurie, The pseudo-response regulator ppd-H1 provides adaptation to photoperiod in barley. </w:t>
      </w:r>
      <w:r>
        <w:rPr>
          <w:i/>
          <w:iCs/>
        </w:rPr>
        <w:t>Science</w:t>
      </w:r>
      <w:r>
        <w:t xml:space="preserve"> </w:t>
      </w:r>
      <w:r>
        <w:rPr>
          <w:b/>
          <w:bCs/>
        </w:rPr>
        <w:t>310</w:t>
      </w:r>
      <w:r>
        <w:t>, 1031–1034 (2005).</w:t>
      </w:r>
    </w:p>
    <w:p w:rsidR="0085453B" w:rsidRDefault="00CC46F1" w14:paraId="291E8660" w14:textId="77777777">
      <w:pPr>
        <w:pStyle w:val="Bibliography"/>
      </w:pPr>
      <w:bookmarkStart w:name="ref-faure2012mutation" w:id="28"/>
      <w:bookmarkEnd w:id="27"/>
      <w:r>
        <w:t xml:space="preserve">16. </w:t>
      </w:r>
      <w:r>
        <w:tab/>
      </w:r>
      <w:r>
        <w:t xml:space="preserve">S. Faure, </w:t>
      </w:r>
      <w:r>
        <w:rPr>
          <w:i/>
          <w:iCs/>
        </w:rPr>
        <w:t>et al.</w:t>
      </w:r>
      <w:r>
        <w:t xml:space="preserve">, Mutation at the circadian clock gene EARLY MATURITY 8 adapts domesticated barley (hordeum vulgare) to short growing seasons. </w:t>
      </w:r>
      <w:r>
        <w:rPr>
          <w:i/>
          <w:iCs/>
        </w:rPr>
        <w:t>Proceedings of the National Academy of Sciences</w:t>
      </w:r>
      <w:r>
        <w:t xml:space="preserve"> </w:t>
      </w:r>
      <w:r>
        <w:rPr>
          <w:b/>
          <w:bCs/>
        </w:rPr>
        <w:t>109</w:t>
      </w:r>
      <w:r>
        <w:t>, 8328–8333 (2012).</w:t>
      </w:r>
    </w:p>
    <w:p w:rsidR="0085453B" w:rsidRDefault="00CC46F1" w14:paraId="4D12DDFB" w14:textId="77777777">
      <w:pPr>
        <w:pStyle w:val="Bibliography"/>
      </w:pPr>
      <w:bookmarkStart w:name="ref-hung2012zmcct" w:id="29"/>
      <w:bookmarkEnd w:id="28"/>
      <w:r>
        <w:t xml:space="preserve">17. </w:t>
      </w:r>
      <w:r>
        <w:tab/>
      </w:r>
      <w:r>
        <w:t xml:space="preserve">H.-Y. Hung, </w:t>
      </w:r>
      <w:r>
        <w:rPr>
          <w:i/>
          <w:iCs/>
        </w:rPr>
        <w:t>et al.</w:t>
      </w:r>
      <w:r>
        <w:t xml:space="preserve">, ZmCCT and the genetic basis of day-length adaptation underlying the postdomestication spread of maize. </w:t>
      </w:r>
      <w:r>
        <w:rPr>
          <w:i/>
          <w:iCs/>
        </w:rPr>
        <w:t>Proceedings of the National Academy of Sciences</w:t>
      </w:r>
      <w:r>
        <w:t xml:space="preserve"> </w:t>
      </w:r>
      <w:r>
        <w:rPr>
          <w:b/>
          <w:bCs/>
        </w:rPr>
        <w:t>109</w:t>
      </w:r>
      <w:r>
        <w:t>, E1913–E1921 (2012).</w:t>
      </w:r>
    </w:p>
    <w:p w:rsidR="0085453B" w:rsidRDefault="00CC46F1" w14:paraId="51751DE7" w14:textId="77777777">
      <w:pPr>
        <w:pStyle w:val="Bibliography"/>
      </w:pPr>
      <w:bookmarkStart w:name="ref-zakhrabekova2012induced" w:id="30"/>
      <w:bookmarkEnd w:id="29"/>
      <w:r>
        <w:t xml:space="preserve">18. </w:t>
      </w:r>
      <w:r>
        <w:tab/>
      </w:r>
      <w:r>
        <w:t xml:space="preserve">S. Zakhrabekova, </w:t>
      </w:r>
      <w:r>
        <w:rPr>
          <w:i/>
          <w:iCs/>
        </w:rPr>
        <w:t>et al.</w:t>
      </w:r>
      <w:r>
        <w:t xml:space="preserve">, Induced mutations in circadian clock regulator mat-a facilitated short-season adaptation and range extension in cultivated barley. </w:t>
      </w:r>
      <w:r>
        <w:rPr>
          <w:i/>
          <w:iCs/>
        </w:rPr>
        <w:t>Proceedings of the National Academy of Sciences</w:t>
      </w:r>
      <w:r>
        <w:t xml:space="preserve"> </w:t>
      </w:r>
      <w:r>
        <w:rPr>
          <w:b/>
          <w:bCs/>
        </w:rPr>
        <w:t>109</w:t>
      </w:r>
      <w:r>
        <w:t>, 4326–4331 (2012).</w:t>
      </w:r>
    </w:p>
    <w:p w:rsidR="0085453B" w:rsidRDefault="00CC46F1" w14:paraId="35489191" w14:textId="77777777">
      <w:pPr>
        <w:pStyle w:val="Bibliography"/>
      </w:pPr>
      <w:bookmarkStart w:name="ref-yang2013oself3" w:id="31"/>
      <w:bookmarkEnd w:id="30"/>
      <w:r>
        <w:t xml:space="preserve">19. </w:t>
      </w:r>
      <w:r>
        <w:tab/>
      </w:r>
      <w:r>
        <w:t xml:space="preserve">Y. Yang, Q. Peng, G.-X. Chen, X.-H. Li, C.-Y. Wu, OsELF3 is involved in circadian clock regulation for promoting flowering under long-day conditions in rice. </w:t>
      </w:r>
      <w:r>
        <w:rPr>
          <w:i/>
          <w:iCs/>
        </w:rPr>
        <w:t>Molecular Plant</w:t>
      </w:r>
      <w:r>
        <w:t xml:space="preserve"> </w:t>
      </w:r>
      <w:r>
        <w:rPr>
          <w:b/>
          <w:bCs/>
        </w:rPr>
        <w:t>6</w:t>
      </w:r>
      <w:r>
        <w:t>, 202–215 (2013).</w:t>
      </w:r>
    </w:p>
    <w:p w:rsidR="0085453B" w:rsidRDefault="00CC46F1" w14:paraId="02822769" w14:textId="77777777">
      <w:pPr>
        <w:pStyle w:val="Bibliography"/>
      </w:pPr>
      <w:bookmarkStart w:name="ref-pin2012multifaceted" w:id="32"/>
      <w:bookmarkEnd w:id="31"/>
      <w:r>
        <w:t xml:space="preserve">20. </w:t>
      </w:r>
      <w:r>
        <w:tab/>
      </w:r>
      <w:r>
        <w:t xml:space="preserve">P. Pin, O. Nilsson, The multifaceted roles of FLOWERING LOCUS t in plant development. </w:t>
      </w:r>
      <w:r>
        <w:rPr>
          <w:i/>
          <w:iCs/>
        </w:rPr>
        <w:t>Plant, cell &amp; environment</w:t>
      </w:r>
      <w:r>
        <w:t xml:space="preserve"> </w:t>
      </w:r>
      <w:r>
        <w:rPr>
          <w:b/>
          <w:bCs/>
        </w:rPr>
        <w:t>35</w:t>
      </w:r>
      <w:r>
        <w:t>, 1742–1755 (2012).</w:t>
      </w:r>
    </w:p>
    <w:p w:rsidR="0085453B" w:rsidRDefault="00CC46F1" w14:paraId="2334BA38" w14:textId="77777777">
      <w:pPr>
        <w:pStyle w:val="Bibliography"/>
      </w:pPr>
      <w:bookmarkStart w:name="ref-weller2019parallel" w:id="33"/>
      <w:bookmarkEnd w:id="32"/>
      <w:r>
        <w:t xml:space="preserve">21. </w:t>
      </w:r>
      <w:r>
        <w:tab/>
      </w:r>
      <w:r>
        <w:t xml:space="preserve">J. L. Weller, </w:t>
      </w:r>
      <w:r>
        <w:rPr>
          <w:i/>
          <w:iCs/>
        </w:rPr>
        <w:t>et al.</w:t>
      </w:r>
      <w:r>
        <w:t xml:space="preserve">, Parallel origins of photoperiod adaptation following dual domestications of common bean. </w:t>
      </w:r>
      <w:r>
        <w:rPr>
          <w:i/>
          <w:iCs/>
        </w:rPr>
        <w:t>Journal of Experimental Botany</w:t>
      </w:r>
      <w:r>
        <w:t xml:space="preserve"> </w:t>
      </w:r>
      <w:r>
        <w:rPr>
          <w:b/>
          <w:bCs/>
        </w:rPr>
        <w:t>70</w:t>
      </w:r>
      <w:r>
        <w:t>, 1209–1219 (2019).</w:t>
      </w:r>
    </w:p>
    <w:p w:rsidR="0085453B" w:rsidRDefault="00CC46F1" w14:paraId="18B5560B" w14:textId="77777777">
      <w:pPr>
        <w:pStyle w:val="Bibliography"/>
      </w:pPr>
      <w:bookmarkStart w:name="ref-levene1953genetic" w:id="34"/>
      <w:bookmarkEnd w:id="33"/>
      <w:r>
        <w:t xml:space="preserve">22. </w:t>
      </w:r>
      <w:r>
        <w:tab/>
      </w:r>
      <w:r>
        <w:t xml:space="preserve">H. Levene, Genetic equilibrium when more than one ecological niche is available. </w:t>
      </w:r>
      <w:r>
        <w:rPr>
          <w:i/>
          <w:iCs/>
        </w:rPr>
        <w:t>The American Naturalist</w:t>
      </w:r>
      <w:r>
        <w:t xml:space="preserve"> </w:t>
      </w:r>
      <w:r>
        <w:rPr>
          <w:b/>
          <w:bCs/>
        </w:rPr>
        <w:t>87</w:t>
      </w:r>
      <w:r>
        <w:t>, 331–333 (1953).</w:t>
      </w:r>
    </w:p>
    <w:p w:rsidR="0085453B" w:rsidRDefault="00CC46F1" w14:paraId="2B3CC380" w14:textId="77777777">
      <w:pPr>
        <w:pStyle w:val="Bibliography"/>
      </w:pPr>
      <w:bookmarkStart w:name="ref-felsenstein1976theoretical" w:id="35"/>
      <w:bookmarkEnd w:id="34"/>
      <w:r>
        <w:t xml:space="preserve">23. </w:t>
      </w:r>
      <w:r>
        <w:tab/>
      </w:r>
      <w:r>
        <w:t xml:space="preserve">J. Felsenstein, The theoretical population genetics of variable selection and migration. </w:t>
      </w:r>
      <w:r>
        <w:rPr>
          <w:i/>
          <w:iCs/>
        </w:rPr>
        <w:t>Annual review of genetics</w:t>
      </w:r>
      <w:r>
        <w:t xml:space="preserve"> </w:t>
      </w:r>
      <w:r>
        <w:rPr>
          <w:b/>
          <w:bCs/>
        </w:rPr>
        <w:t>10</w:t>
      </w:r>
      <w:r>
        <w:t>, 253–280 (1976).</w:t>
      </w:r>
    </w:p>
    <w:p w:rsidR="0085453B" w:rsidRDefault="00CC46F1" w14:paraId="17882F23" w14:textId="77777777">
      <w:pPr>
        <w:pStyle w:val="Bibliography"/>
      </w:pPr>
      <w:bookmarkStart w:name="ref-kawecki2004conceptual" w:id="36"/>
      <w:bookmarkEnd w:id="35"/>
      <w:r>
        <w:t xml:space="preserve">24. </w:t>
      </w:r>
      <w:r>
        <w:tab/>
      </w:r>
      <w:r>
        <w:t xml:space="preserve">T. J. Kawecki, D. Ebert, Conceptual issues in local adaptation. </w:t>
      </w:r>
      <w:r>
        <w:rPr>
          <w:i/>
          <w:iCs/>
        </w:rPr>
        <w:t>Ecology letters</w:t>
      </w:r>
      <w:r>
        <w:t xml:space="preserve"> </w:t>
      </w:r>
      <w:r>
        <w:rPr>
          <w:b/>
          <w:bCs/>
        </w:rPr>
        <w:t>7</w:t>
      </w:r>
      <w:r>
        <w:t>, 1225–1241 (2004).</w:t>
      </w:r>
    </w:p>
    <w:p w:rsidR="0085453B" w:rsidRDefault="00CC46F1" w14:paraId="735EB43A" w14:textId="77777777">
      <w:pPr>
        <w:pStyle w:val="Bibliography"/>
      </w:pPr>
      <w:bookmarkStart w:name="ref-hedrick1986genetic" w:id="37"/>
      <w:bookmarkEnd w:id="36"/>
      <w:r>
        <w:t xml:space="preserve">25. </w:t>
      </w:r>
      <w:r>
        <w:tab/>
      </w:r>
      <w:r>
        <w:t xml:space="preserve">P. W. Hedrick, Genetic polymorphism in heterogeneous environments: A decade later. </w:t>
      </w:r>
      <w:r>
        <w:rPr>
          <w:i/>
          <w:iCs/>
        </w:rPr>
        <w:t>Annual review of ecology and systematics</w:t>
      </w:r>
      <w:r>
        <w:t xml:space="preserve"> </w:t>
      </w:r>
      <w:r>
        <w:rPr>
          <w:b/>
          <w:bCs/>
        </w:rPr>
        <w:t>17</w:t>
      </w:r>
      <w:r>
        <w:t>, 535–566 (1986).</w:t>
      </w:r>
    </w:p>
    <w:p w:rsidR="0085453B" w:rsidRDefault="00CC46F1" w14:paraId="4AB1513E" w14:textId="77777777">
      <w:pPr>
        <w:pStyle w:val="Bibliography"/>
      </w:pPr>
      <w:bookmarkStart w:name="ref-des2013genotype" w:id="38"/>
      <w:bookmarkEnd w:id="37"/>
      <w:r>
        <w:t xml:space="preserve">26. </w:t>
      </w:r>
      <w:r>
        <w:tab/>
      </w:r>
      <w:r>
        <w:t xml:space="preserve">D. L. Des Marais, K. M. Hernandez, T. E. Juenger, Genotype-by-environment interaction and plasticity: Exploring genomic responses of plants to the abiotic environment. </w:t>
      </w:r>
      <w:r>
        <w:rPr>
          <w:i/>
          <w:iCs/>
        </w:rPr>
        <w:t>Annual Review of Ecology, Evolution, and Systematics</w:t>
      </w:r>
      <w:r>
        <w:t xml:space="preserve"> </w:t>
      </w:r>
      <w:r>
        <w:rPr>
          <w:b/>
          <w:bCs/>
        </w:rPr>
        <w:t>44</w:t>
      </w:r>
      <w:r>
        <w:t>, 5–29 (2013).</w:t>
      </w:r>
    </w:p>
    <w:p w:rsidR="0085453B" w:rsidRDefault="00CC46F1" w14:paraId="7BADDBB7" w14:textId="77777777">
      <w:pPr>
        <w:pStyle w:val="Bibliography"/>
      </w:pPr>
      <w:bookmarkStart w:name="ref-anderson2013genetic" w:id="39"/>
      <w:bookmarkEnd w:id="38"/>
      <w:r>
        <w:t xml:space="preserve">27. </w:t>
      </w:r>
      <w:r>
        <w:tab/>
      </w:r>
      <w:r>
        <w:t xml:space="preserve">J. T. Anderson, C.-R. Lee, C. A. Rushworth, R. I. Colautti, T. Mitchell-Olds, Genetic trade-offs and conditional neutrality contribute to local adaptation. </w:t>
      </w:r>
      <w:r>
        <w:rPr>
          <w:i/>
          <w:iCs/>
        </w:rPr>
        <w:t>Molecular ecology</w:t>
      </w:r>
      <w:r>
        <w:t xml:space="preserve"> </w:t>
      </w:r>
      <w:r>
        <w:rPr>
          <w:b/>
          <w:bCs/>
        </w:rPr>
        <w:t>22</w:t>
      </w:r>
      <w:r>
        <w:t>, 699–708 (2013).</w:t>
      </w:r>
    </w:p>
    <w:p w:rsidR="0085453B" w:rsidRDefault="00CC46F1" w14:paraId="14289A40" w14:textId="77777777">
      <w:pPr>
        <w:pStyle w:val="Bibliography"/>
      </w:pPr>
      <w:bookmarkStart w:name="ref-anderson2011evolutionary" w:id="40"/>
      <w:bookmarkEnd w:id="39"/>
      <w:r>
        <w:t xml:space="preserve">28. </w:t>
      </w:r>
      <w:r>
        <w:tab/>
      </w:r>
      <w:r>
        <w:t xml:space="preserve">J. T. Anderson, J. H. Willis, T. Mitchell-Olds, Evolutionary genetics of plant adaptation. </w:t>
      </w:r>
      <w:r>
        <w:rPr>
          <w:i/>
          <w:iCs/>
        </w:rPr>
        <w:t>Trends in Genetics</w:t>
      </w:r>
      <w:r>
        <w:t xml:space="preserve"> </w:t>
      </w:r>
      <w:r>
        <w:rPr>
          <w:b/>
          <w:bCs/>
        </w:rPr>
        <w:t>27</w:t>
      </w:r>
      <w:r>
        <w:t>, 258–266 (2011).</w:t>
      </w:r>
    </w:p>
    <w:p w:rsidR="0085453B" w:rsidRDefault="00CC46F1" w14:paraId="17C17DF1" w14:textId="77777777">
      <w:pPr>
        <w:pStyle w:val="Bibliography"/>
      </w:pPr>
      <w:bookmarkStart w:name="ref-mitchell1997predicting" w:id="41"/>
      <w:bookmarkEnd w:id="40"/>
      <w:r>
        <w:t xml:space="preserve">29. </w:t>
      </w:r>
      <w:r>
        <w:tab/>
      </w:r>
      <w:r>
        <w:t xml:space="preserve">R. B. Mitchell, K. J. Moore, L. E. Moser, J. O. Fritz, D. D. Redfearn, Predicting developmental morphology in switchgrass and big bluestem. </w:t>
      </w:r>
      <w:r>
        <w:rPr>
          <w:i/>
          <w:iCs/>
        </w:rPr>
        <w:t>Agronomy Journal</w:t>
      </w:r>
      <w:r>
        <w:t xml:space="preserve"> </w:t>
      </w:r>
      <w:r>
        <w:rPr>
          <w:b/>
          <w:bCs/>
        </w:rPr>
        <w:t>89</w:t>
      </w:r>
      <w:r>
        <w:t>, 827–832 (1997).</w:t>
      </w:r>
    </w:p>
    <w:p w:rsidR="0085453B" w:rsidRDefault="00CC46F1" w14:paraId="62241A1B" w14:textId="77777777">
      <w:pPr>
        <w:pStyle w:val="Bibliography"/>
      </w:pPr>
      <w:bookmarkStart w:name="ref-parrish2005biology" w:id="42"/>
      <w:bookmarkEnd w:id="41"/>
      <w:r>
        <w:t xml:space="preserve">30. </w:t>
      </w:r>
      <w:r>
        <w:tab/>
      </w:r>
      <w:r>
        <w:t xml:space="preserve">D. J. Parrish, J. H. Fike, The biology and agronomy of switchgrass for biofuels. </w:t>
      </w:r>
      <w:r>
        <w:rPr>
          <w:i/>
          <w:iCs/>
        </w:rPr>
        <w:t>BPTS</w:t>
      </w:r>
      <w:r>
        <w:t xml:space="preserve"> </w:t>
      </w:r>
      <w:r>
        <w:rPr>
          <w:b/>
          <w:bCs/>
        </w:rPr>
        <w:t>24</w:t>
      </w:r>
      <w:r>
        <w:t>, 423–459 (2005).</w:t>
      </w:r>
    </w:p>
    <w:p w:rsidR="0085453B" w:rsidRDefault="00CC46F1" w14:paraId="13057313" w14:textId="77777777">
      <w:pPr>
        <w:pStyle w:val="Bibliography"/>
      </w:pPr>
      <w:bookmarkStart w:name="ref-casler2004latitudinal" w:id="43"/>
      <w:bookmarkEnd w:id="42"/>
      <w:r>
        <w:t xml:space="preserve">31. </w:t>
      </w:r>
      <w:r>
        <w:tab/>
      </w:r>
      <w:r>
        <w:t xml:space="preserve">M. Casler, K. P. Vogel, C. Taliaferro, R. Wynia, Latitudinal adaptation of switchgrass populations. </w:t>
      </w:r>
      <w:r>
        <w:rPr>
          <w:i/>
          <w:iCs/>
        </w:rPr>
        <w:t>Crop Science</w:t>
      </w:r>
      <w:r>
        <w:t xml:space="preserve"> </w:t>
      </w:r>
      <w:r>
        <w:rPr>
          <w:b/>
          <w:bCs/>
        </w:rPr>
        <w:t>44</w:t>
      </w:r>
      <w:r>
        <w:t>, 293–303 (2004).</w:t>
      </w:r>
    </w:p>
    <w:p w:rsidR="0085453B" w:rsidRDefault="00CC46F1" w14:paraId="02491E18" w14:textId="77777777">
      <w:pPr>
        <w:pStyle w:val="Bibliography"/>
      </w:pPr>
      <w:bookmarkStart w:name="ref-lovell2021genomic" w:id="44"/>
      <w:bookmarkEnd w:id="43"/>
      <w:r>
        <w:t xml:space="preserve">32. </w:t>
      </w:r>
      <w:r>
        <w:tab/>
      </w:r>
      <w:r>
        <w:t xml:space="preserve">J. T. Lovell, </w:t>
      </w:r>
      <w:r>
        <w:rPr>
          <w:i/>
          <w:iCs/>
        </w:rPr>
        <w:t>et al.</w:t>
      </w:r>
      <w:r>
        <w:t xml:space="preserve">, Genomic mechanisms of climate adaptation in polyploid bioenergy switchgrass. </w:t>
      </w:r>
      <w:r>
        <w:rPr>
          <w:i/>
          <w:iCs/>
        </w:rPr>
        <w:t>Nature</w:t>
      </w:r>
      <w:r>
        <w:t xml:space="preserve"> </w:t>
      </w:r>
      <w:r>
        <w:rPr>
          <w:b/>
          <w:bCs/>
        </w:rPr>
        <w:t>590</w:t>
      </w:r>
      <w:r>
        <w:t>, 438–444 (2021).</w:t>
      </w:r>
    </w:p>
    <w:p w:rsidR="0085453B" w:rsidRDefault="00CC46F1" w14:paraId="70683E2D" w14:textId="77777777">
      <w:pPr>
        <w:pStyle w:val="Bibliography"/>
      </w:pPr>
      <w:bookmarkStart w:name="ref-porter1966analysis" w:id="45"/>
      <w:bookmarkEnd w:id="44"/>
      <w:r>
        <w:t xml:space="preserve">33. </w:t>
      </w:r>
      <w:r>
        <w:tab/>
      </w:r>
      <w:r>
        <w:t xml:space="preserve">C. L. Porter Jr, An analysis of variation between upland and lowland switchgrass, panicum virgatum l., in central oklahoma. </w:t>
      </w:r>
      <w:r>
        <w:rPr>
          <w:i/>
          <w:iCs/>
        </w:rPr>
        <w:t>Ecology</w:t>
      </w:r>
      <w:r>
        <w:t xml:space="preserve"> </w:t>
      </w:r>
      <w:r>
        <w:rPr>
          <w:b/>
          <w:bCs/>
        </w:rPr>
        <w:t>47</w:t>
      </w:r>
      <w:r>
        <w:t>, 980–992 (1966).</w:t>
      </w:r>
    </w:p>
    <w:p w:rsidR="0085453B" w:rsidRDefault="00CC46F1" w14:paraId="58B1A519" w14:textId="77777777">
      <w:pPr>
        <w:pStyle w:val="Bibliography"/>
      </w:pPr>
      <w:bookmarkStart w:name="ref-milano2016genetic" w:id="46"/>
      <w:bookmarkEnd w:id="45"/>
      <w:r>
        <w:t xml:space="preserve">34. </w:t>
      </w:r>
      <w:r>
        <w:tab/>
      </w:r>
      <w:r>
        <w:t xml:space="preserve">E. R. Milano, D. B. Lowry, T. E. Juenger, The genetic basis of upland/lowland ecotype divergence in switchgrass (panicum virgatum). </w:t>
      </w:r>
      <w:r>
        <w:rPr>
          <w:i/>
          <w:iCs/>
        </w:rPr>
        <w:t>G3: Genes, Genomes, Genetics</w:t>
      </w:r>
      <w:r>
        <w:t xml:space="preserve"> </w:t>
      </w:r>
      <w:r>
        <w:rPr>
          <w:b/>
          <w:bCs/>
        </w:rPr>
        <w:t>6</w:t>
      </w:r>
      <w:r>
        <w:t>, 3561–3570 (2016).</w:t>
      </w:r>
    </w:p>
    <w:p w:rsidR="0085453B" w:rsidRDefault="00CC46F1" w14:paraId="71AD5133" w14:textId="77777777">
      <w:pPr>
        <w:pStyle w:val="Bibliography"/>
      </w:pPr>
      <w:bookmarkStart w:name="ref-urbut2019flexible" w:id="47"/>
      <w:bookmarkEnd w:id="46"/>
      <w:r>
        <w:t xml:space="preserve">35. </w:t>
      </w:r>
      <w:r>
        <w:tab/>
      </w:r>
      <w:r>
        <w:t xml:space="preserve">S. M. Urbut, G. Wang, P. Carbonetto, M. Stephens, Flexible statistical methods for estimating and testing effects in genomic studies with multiple conditions. </w:t>
      </w:r>
      <w:r>
        <w:rPr>
          <w:i/>
          <w:iCs/>
        </w:rPr>
        <w:t>Nature genetics</w:t>
      </w:r>
      <w:r>
        <w:t xml:space="preserve"> </w:t>
      </w:r>
      <w:r>
        <w:rPr>
          <w:b/>
          <w:bCs/>
        </w:rPr>
        <w:t>51</w:t>
      </w:r>
      <w:r>
        <w:t>, 187–195 (2019).</w:t>
      </w:r>
    </w:p>
    <w:p w:rsidR="0085453B" w:rsidRDefault="00CC46F1" w14:paraId="7A30E241" w14:textId="77777777">
      <w:pPr>
        <w:pStyle w:val="Bibliography"/>
      </w:pPr>
      <w:bookmarkStart w:name="ref-10.1093/biostatistics/kxw041" w:id="48"/>
      <w:bookmarkEnd w:id="47"/>
      <w:r>
        <w:t xml:space="preserve">36. </w:t>
      </w:r>
      <w:r>
        <w:tab/>
      </w:r>
      <w:r>
        <w:t xml:space="preserve">M. Stephens, </w:t>
      </w:r>
      <w:hyperlink r:id="rId10">
        <w:r>
          <w:rPr>
            <w:rStyle w:val="Hyperlink"/>
          </w:rPr>
          <w:t>False discovery rates: a new deal</w:t>
        </w:r>
      </w:hyperlink>
      <w:r>
        <w:t xml:space="preserve">. </w:t>
      </w:r>
      <w:r>
        <w:rPr>
          <w:i/>
          <w:iCs/>
        </w:rPr>
        <w:t>Biostatistics</w:t>
      </w:r>
      <w:r>
        <w:t xml:space="preserve"> </w:t>
      </w:r>
      <w:r>
        <w:rPr>
          <w:b/>
          <w:bCs/>
        </w:rPr>
        <w:t>18</w:t>
      </w:r>
      <w:r>
        <w:t>, 275–294 (2016).</w:t>
      </w:r>
    </w:p>
    <w:p w:rsidR="0085453B" w:rsidRDefault="00CC46F1" w14:paraId="29E2619D" w14:textId="77777777">
      <w:pPr>
        <w:pStyle w:val="Bibliography"/>
      </w:pPr>
      <w:bookmarkStart w:name="ref-savolainen2013ecological" w:id="49"/>
      <w:bookmarkEnd w:id="48"/>
      <w:r>
        <w:t xml:space="preserve">37. </w:t>
      </w:r>
      <w:r>
        <w:tab/>
      </w:r>
      <w:r>
        <w:t xml:space="preserve">O. Savolainen, M. Lascoux, J. Merilä, Ecological genomics of local adaptation. </w:t>
      </w:r>
      <w:r>
        <w:rPr>
          <w:i/>
          <w:iCs/>
        </w:rPr>
        <w:t>Nature Reviews Genetics</w:t>
      </w:r>
      <w:r>
        <w:t xml:space="preserve"> </w:t>
      </w:r>
      <w:r>
        <w:rPr>
          <w:b/>
          <w:bCs/>
        </w:rPr>
        <w:t>14</w:t>
      </w:r>
      <w:r>
        <w:t>, 807–820 (2013).</w:t>
      </w:r>
    </w:p>
    <w:p w:rsidR="0085453B" w:rsidRDefault="00CC46F1" w14:paraId="6C53C876" w14:textId="77777777">
      <w:pPr>
        <w:pStyle w:val="Bibliography"/>
      </w:pPr>
      <w:bookmarkStart w:name="ref-lowry2019qtl" w:id="50"/>
      <w:bookmarkEnd w:id="49"/>
      <w:r>
        <w:t xml:space="preserve">38. </w:t>
      </w:r>
      <w:r>
        <w:tab/>
      </w:r>
      <w:r>
        <w:t xml:space="preserve">D. B. Lowry, </w:t>
      </w:r>
      <w:r>
        <w:rPr>
          <w:i/>
          <w:iCs/>
        </w:rPr>
        <w:t>et al.</w:t>
      </w:r>
      <w:r>
        <w:t>, QTL</w:t>
      </w:r>
      <m:oMath>
        <m:r>
          <m:rPr>
            <m:sty m:val="p"/>
          </m:rPr>
          <w:rPr>
            <w:rFonts w:ascii="Cambria Math" w:hAnsi="Cambria Math"/>
          </w:rPr>
          <m:t>×</m:t>
        </m:r>
      </m:oMath>
      <w:r>
        <w:t xml:space="preserve"> environment interactions underlie adaptive divergence in switchgrass across a large latitudinal gradient. </w:t>
      </w:r>
      <w:r>
        <w:rPr>
          <w:i/>
          <w:iCs/>
        </w:rPr>
        <w:t>Proceedings of the National Academy of Sciences</w:t>
      </w:r>
      <w:r>
        <w:t xml:space="preserve"> </w:t>
      </w:r>
      <w:r>
        <w:rPr>
          <w:b/>
          <w:bCs/>
        </w:rPr>
        <w:t>116</w:t>
      </w:r>
      <w:r>
        <w:t>, 12933–12941 (2019).</w:t>
      </w:r>
    </w:p>
    <w:bookmarkEnd w:id="50"/>
    <w:bookmarkEnd w:id="13"/>
    <w:bookmarkEnd w:id="11"/>
    <w:sectPr w:rsidR="0085453B">
      <w:pgSz w:w="12240" w:h="15840" w:orient="portrait"/>
      <w:pgMar w:top="1440" w:right="1440" w:bottom="1440" w:left="1440" w:header="720" w:footer="720" w:gutter="0"/>
      <w:cols w:space="720"/>
      <w:headerReference w:type="default" r:id="Rc921b44010844cdd"/>
      <w:footerReference w:type="default" r:id="R8d17d83703dc452c"/>
    </w:sectPr>
  </w:body>
</w:document>
</file>

<file path=word/comments.xml><?xml version="1.0" encoding="utf-8"?>
<w:comments xmlns:w14="http://schemas.microsoft.com/office/word/2010/wordml" xmlns:w="http://schemas.openxmlformats.org/wordprocessingml/2006/main">
  <w:comment w:initials="SA" w:author="Smith, Samuel A" w:date="2024-01-10T10:44:32" w:id="209088216">
    <w:p w:rsidR="301A1826" w:rsidRDefault="301A1826" w14:paraId="27049889" w14:textId="339B9AF8">
      <w:pPr>
        <w:pStyle w:val="CommentText"/>
      </w:pPr>
      <w:r w:rsidR="301A1826">
        <w:rPr/>
        <w:t>Is it that the effects were large or that they were statistically significant in at least one garden using some p-value threshold? I can't recall</w:t>
      </w:r>
      <w:r>
        <w:rPr>
          <w:rStyle w:val="CommentReference"/>
        </w:rPr>
        <w:annotationRef/>
      </w:r>
    </w:p>
  </w:comment>
  <w:comment w:initials="SA" w:author="Smith, Samuel A" w:date="2024-01-10T11:41:51" w:id="1457540507">
    <w:p w:rsidR="301A1826" w:rsidRDefault="301A1826" w14:paraId="48C2BE3D" w14:textId="5D4D832A">
      <w:pPr>
        <w:pStyle w:val="CommentText"/>
      </w:pPr>
      <w:r w:rsidR="301A1826">
        <w:rPr/>
        <w:t>Is this a gene? Do we need the full name and the acronym in italics?</w:t>
      </w:r>
      <w:r>
        <w:rPr>
          <w:rStyle w:val="CommentReference"/>
        </w:rPr>
        <w:annotationRef/>
      </w:r>
    </w:p>
  </w:comment>
  <w:comment w:initials="SA" w:author="Smith, Samuel A" w:date="2024-01-10T11:44:12" w:id="1580458451">
    <w:p w:rsidR="301A1826" w:rsidRDefault="301A1826" w14:paraId="099DE81D" w14:textId="58221310">
      <w:pPr>
        <w:pStyle w:val="CommentText"/>
      </w:pPr>
      <w:r w:rsidR="301A1826">
        <w:rPr/>
        <w:t>With the greedy algorithm I think we can say "the most likely environemental cue"</w:t>
      </w:r>
      <w:r>
        <w:rPr>
          <w:rStyle w:val="CommentReference"/>
        </w:rPr>
        <w:annotationRef/>
      </w:r>
    </w:p>
  </w:comment>
  <w:comment w:initials="SA" w:author="Smith, Samuel A" w:date="2024-01-10T12:05:45" w:id="1791533119">
    <w:p w:rsidR="4EED1E26" w:rsidRDefault="4EED1E26" w14:paraId="74BAB111" w14:textId="60093004">
      <w:pPr>
        <w:pStyle w:val="CommentText"/>
      </w:pPr>
      <w:r w:rsidR="4EED1E26">
        <w:rPr/>
        <w:t>Are these effects associated with changes in the environment or the phenotype itself?</w:t>
      </w:r>
      <w:r>
        <w:rPr>
          <w:rStyle w:val="CommentReference"/>
        </w:rPr>
        <w:annotationRef/>
      </w:r>
    </w:p>
  </w:comment>
  <w:comment w:initials="SA" w:author="Smith, Samuel A" w:date="2024-01-10T12:15:49" w:id="842467590">
    <w:p w:rsidR="4EED1E26" w:rsidRDefault="4EED1E26" w14:paraId="6424697B" w14:textId="1977D92E">
      <w:pPr>
        <w:pStyle w:val="CommentText"/>
      </w:pPr>
      <w:r w:rsidR="4EED1E26">
        <w:rPr/>
        <w:t>Is this for a different analysis?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7049889"/>
  <w15:commentEx w15:done="0" w15:paraId="48C2BE3D"/>
  <w15:commentEx w15:done="0" w15:paraId="099DE81D"/>
  <w15:commentEx w15:done="0" w15:paraId="74BAB111"/>
  <w15:commentEx w15:done="0" w15:paraId="6424697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2072FC" w16cex:dateUtc="2024-01-10T16:44:32.94Z"/>
  <w16cex:commentExtensible w16cex:durableId="00B12841" w16cex:dateUtc="2024-01-10T17:41:51.904Z"/>
  <w16cex:commentExtensible w16cex:durableId="59EF47B1" w16cex:dateUtc="2024-01-10T17:44:12.592Z"/>
  <w16cex:commentExtensible w16cex:durableId="1681CB54" w16cex:dateUtc="2024-01-10T18:05:45.577Z"/>
  <w16cex:commentExtensible w16cex:durableId="6B8ED381" w16cex:dateUtc="2024-01-10T18:15:49.406Z"/>
</w16cex:commentsExtensible>
</file>

<file path=word/commentsIds.xml><?xml version="1.0" encoding="utf-8"?>
<w16cid:commentsIds xmlns:mc="http://schemas.openxmlformats.org/markup-compatibility/2006" xmlns:w16cid="http://schemas.microsoft.com/office/word/2016/wordml/cid" mc:Ignorable="w16cid">
  <w16cid:commentId w16cid:paraId="27049889" w16cid:durableId="6F2072FC"/>
  <w16cid:commentId w16cid:paraId="48C2BE3D" w16cid:durableId="00B12841"/>
  <w16cid:commentId w16cid:paraId="099DE81D" w16cid:durableId="59EF47B1"/>
  <w16cid:commentId w16cid:paraId="74BAB111" w16cid:durableId="1681CB54"/>
  <w16cid:commentId w16cid:paraId="6424697B" w16cid:durableId="6B8ED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46F1" w:rsidRDefault="00CC46F1" w14:paraId="4939C37E" w14:textId="77777777">
      <w:pPr>
        <w:spacing w:after="0"/>
      </w:pPr>
      <w:r>
        <w:separator/>
      </w:r>
    </w:p>
  </w:endnote>
  <w:endnote w:type="continuationSeparator" w:id="0">
    <w:p w:rsidR="00CC46F1" w:rsidRDefault="00CC46F1" w14:paraId="7F5CB884"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ED1E26" w:rsidTr="4EED1E26" w14:paraId="58FD7540">
      <w:trPr>
        <w:trHeight w:val="300"/>
      </w:trPr>
      <w:tc>
        <w:tcPr>
          <w:tcW w:w="3120" w:type="dxa"/>
          <w:tcMar/>
        </w:tcPr>
        <w:p w:rsidR="4EED1E26" w:rsidP="4EED1E26" w:rsidRDefault="4EED1E26" w14:paraId="014E1295" w14:textId="2EA3C7C9">
          <w:pPr>
            <w:pStyle w:val="Header"/>
            <w:bidi w:val="0"/>
            <w:ind w:left="-115"/>
            <w:jc w:val="left"/>
          </w:pPr>
        </w:p>
      </w:tc>
      <w:tc>
        <w:tcPr>
          <w:tcW w:w="3120" w:type="dxa"/>
          <w:tcMar/>
        </w:tcPr>
        <w:p w:rsidR="4EED1E26" w:rsidP="4EED1E26" w:rsidRDefault="4EED1E26" w14:paraId="5E6C22BE" w14:textId="6EB7D93E">
          <w:pPr>
            <w:pStyle w:val="Header"/>
            <w:bidi w:val="0"/>
            <w:jc w:val="center"/>
          </w:pPr>
        </w:p>
      </w:tc>
      <w:tc>
        <w:tcPr>
          <w:tcW w:w="3120" w:type="dxa"/>
          <w:tcMar/>
        </w:tcPr>
        <w:p w:rsidR="4EED1E26" w:rsidP="4EED1E26" w:rsidRDefault="4EED1E26" w14:paraId="204E6B3E" w14:textId="54EFE149">
          <w:pPr>
            <w:pStyle w:val="Header"/>
            <w:bidi w:val="0"/>
            <w:ind w:right="-115"/>
            <w:jc w:val="right"/>
          </w:pPr>
        </w:p>
      </w:tc>
    </w:tr>
  </w:tbl>
  <w:p w:rsidR="4EED1E26" w:rsidP="4EED1E26" w:rsidRDefault="4EED1E26" w14:paraId="1015253C" w14:textId="6537335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453B" w:rsidRDefault="00CC46F1" w14:paraId="6A05A809" w14:textId="77777777">
      <w:r>
        <w:separator/>
      </w:r>
    </w:p>
  </w:footnote>
  <w:footnote w:type="continuationSeparator" w:id="0">
    <w:p w:rsidR="0085453B" w:rsidRDefault="00CC46F1" w14:paraId="02EB378F"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ED1E26" w:rsidTr="4EED1E26" w14:paraId="52F9931C">
      <w:trPr>
        <w:trHeight w:val="300"/>
      </w:trPr>
      <w:tc>
        <w:tcPr>
          <w:tcW w:w="3120" w:type="dxa"/>
          <w:tcMar/>
        </w:tcPr>
        <w:p w:rsidR="4EED1E26" w:rsidP="4EED1E26" w:rsidRDefault="4EED1E26" w14:paraId="4FA871E0" w14:textId="25D76C71">
          <w:pPr>
            <w:pStyle w:val="Header"/>
            <w:bidi w:val="0"/>
            <w:ind w:left="-115"/>
            <w:jc w:val="left"/>
          </w:pPr>
        </w:p>
      </w:tc>
      <w:tc>
        <w:tcPr>
          <w:tcW w:w="3120" w:type="dxa"/>
          <w:tcMar/>
        </w:tcPr>
        <w:p w:rsidR="4EED1E26" w:rsidP="4EED1E26" w:rsidRDefault="4EED1E26" w14:paraId="468F7979" w14:textId="3E630A4F">
          <w:pPr>
            <w:pStyle w:val="Header"/>
            <w:bidi w:val="0"/>
            <w:jc w:val="center"/>
          </w:pPr>
        </w:p>
      </w:tc>
      <w:tc>
        <w:tcPr>
          <w:tcW w:w="3120" w:type="dxa"/>
          <w:tcMar/>
        </w:tcPr>
        <w:p w:rsidR="4EED1E26" w:rsidP="4EED1E26" w:rsidRDefault="4EED1E26" w14:paraId="2946F2F8" w14:textId="4E810719">
          <w:pPr>
            <w:pStyle w:val="Header"/>
            <w:bidi w:val="0"/>
            <w:ind w:right="-115"/>
            <w:jc w:val="right"/>
          </w:pPr>
        </w:p>
      </w:tc>
    </w:tr>
  </w:tbl>
  <w:p w:rsidR="4EED1E26" w:rsidP="4EED1E26" w:rsidRDefault="4EED1E26" w14:paraId="4EA33289" w14:textId="1D66B72F">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FFFFFFF"/>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36365183">
    <w:abstractNumId w:val="0"/>
  </w:num>
</w:numbering>
</file>

<file path=word/people.xml><?xml version="1.0" encoding="utf-8"?>
<w15:people xmlns:mc="http://schemas.openxmlformats.org/markup-compatibility/2006" xmlns:w15="http://schemas.microsoft.com/office/word/2012/wordml" mc:Ignorable="w15">
  <w15:person w15:author="Smith, Samuel A">
    <w15:presenceInfo w15:providerId="AD" w15:userId="S::samuel.smith@austin.utexas.edu::9df372c6-7818-4b29-a63c-fb81fe13ee4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53B"/>
    <w:rsid w:val="0085453B"/>
    <w:rsid w:val="00C61BFE"/>
    <w:rsid w:val="00CC2EC7"/>
    <w:rsid w:val="00CC46F1"/>
    <w:rsid w:val="01195A0D"/>
    <w:rsid w:val="01325C8E"/>
    <w:rsid w:val="035996A2"/>
    <w:rsid w:val="037F2FF9"/>
    <w:rsid w:val="0460BFE5"/>
    <w:rsid w:val="04F37E89"/>
    <w:rsid w:val="0641D17E"/>
    <w:rsid w:val="08DBBA98"/>
    <w:rsid w:val="09493269"/>
    <w:rsid w:val="0971C8FD"/>
    <w:rsid w:val="0976A188"/>
    <w:rsid w:val="0A73110D"/>
    <w:rsid w:val="0AA6D570"/>
    <w:rsid w:val="0B93903C"/>
    <w:rsid w:val="0C0EE16E"/>
    <w:rsid w:val="0CFD4BE7"/>
    <w:rsid w:val="0E4A12AB"/>
    <w:rsid w:val="0E633B08"/>
    <w:rsid w:val="0F468230"/>
    <w:rsid w:val="0F8609E6"/>
    <w:rsid w:val="0FEBA5AE"/>
    <w:rsid w:val="10F5416C"/>
    <w:rsid w:val="11E8FCA6"/>
    <w:rsid w:val="124AD6BE"/>
    <w:rsid w:val="1265FE6A"/>
    <w:rsid w:val="129111CD"/>
    <w:rsid w:val="141146C1"/>
    <w:rsid w:val="14286C9E"/>
    <w:rsid w:val="1483C1A4"/>
    <w:rsid w:val="15C8B28F"/>
    <w:rsid w:val="16A39C29"/>
    <w:rsid w:val="176482F0"/>
    <w:rsid w:val="17AE103E"/>
    <w:rsid w:val="17F8E277"/>
    <w:rsid w:val="185DE620"/>
    <w:rsid w:val="189190A6"/>
    <w:rsid w:val="18B1242F"/>
    <w:rsid w:val="18E2F63A"/>
    <w:rsid w:val="1913C3CF"/>
    <w:rsid w:val="19247A8D"/>
    <w:rsid w:val="19379D5F"/>
    <w:rsid w:val="1994B2D8"/>
    <w:rsid w:val="19DAA41B"/>
    <w:rsid w:val="1A768AA9"/>
    <w:rsid w:val="1A80C131"/>
    <w:rsid w:val="1B5F8F24"/>
    <w:rsid w:val="1BCA3D1B"/>
    <w:rsid w:val="1C09C795"/>
    <w:rsid w:val="1C4B6491"/>
    <w:rsid w:val="1C59B944"/>
    <w:rsid w:val="1E031FD6"/>
    <w:rsid w:val="1EBFFD32"/>
    <w:rsid w:val="1F830553"/>
    <w:rsid w:val="22582979"/>
    <w:rsid w:val="22BAA615"/>
    <w:rsid w:val="2357308B"/>
    <w:rsid w:val="23600C1B"/>
    <w:rsid w:val="2529905B"/>
    <w:rsid w:val="256E3816"/>
    <w:rsid w:val="265FC276"/>
    <w:rsid w:val="276698CA"/>
    <w:rsid w:val="29299556"/>
    <w:rsid w:val="293E8707"/>
    <w:rsid w:val="293FAD7F"/>
    <w:rsid w:val="2AD1E5C9"/>
    <w:rsid w:val="2B066E6E"/>
    <w:rsid w:val="2C34B5E9"/>
    <w:rsid w:val="2CC94F07"/>
    <w:rsid w:val="2D498C47"/>
    <w:rsid w:val="2DFB4DB3"/>
    <w:rsid w:val="2F58E25B"/>
    <w:rsid w:val="2F97367B"/>
    <w:rsid w:val="2FEA2834"/>
    <w:rsid w:val="3000EFC9"/>
    <w:rsid w:val="301A1826"/>
    <w:rsid w:val="30302091"/>
    <w:rsid w:val="31786F3A"/>
    <w:rsid w:val="329CD7C6"/>
    <w:rsid w:val="34457BDB"/>
    <w:rsid w:val="35A42532"/>
    <w:rsid w:val="376E9223"/>
    <w:rsid w:val="39816C8F"/>
    <w:rsid w:val="39D4AA9E"/>
    <w:rsid w:val="3B52E07A"/>
    <w:rsid w:val="3BA5D64A"/>
    <w:rsid w:val="3CCE37FA"/>
    <w:rsid w:val="3D46C3C3"/>
    <w:rsid w:val="3DC9EB4C"/>
    <w:rsid w:val="3FBE3F3E"/>
    <w:rsid w:val="4227C37B"/>
    <w:rsid w:val="42BC5686"/>
    <w:rsid w:val="42CFAD3B"/>
    <w:rsid w:val="4366A380"/>
    <w:rsid w:val="43C16E65"/>
    <w:rsid w:val="445CF40F"/>
    <w:rsid w:val="447ED0B0"/>
    <w:rsid w:val="45654626"/>
    <w:rsid w:val="45B7025C"/>
    <w:rsid w:val="45D8A04F"/>
    <w:rsid w:val="476B3651"/>
    <w:rsid w:val="4889766A"/>
    <w:rsid w:val="4BF12702"/>
    <w:rsid w:val="4C88C2E7"/>
    <w:rsid w:val="4CB6CB7E"/>
    <w:rsid w:val="4DD1CCB5"/>
    <w:rsid w:val="4DD81EB7"/>
    <w:rsid w:val="4E249348"/>
    <w:rsid w:val="4E5EEFFF"/>
    <w:rsid w:val="4E70CCE6"/>
    <w:rsid w:val="4EED1E26"/>
    <w:rsid w:val="4F1BC941"/>
    <w:rsid w:val="4F517C8E"/>
    <w:rsid w:val="50256D57"/>
    <w:rsid w:val="511922F5"/>
    <w:rsid w:val="519690C1"/>
    <w:rsid w:val="51A49931"/>
    <w:rsid w:val="52173053"/>
    <w:rsid w:val="534DEB38"/>
    <w:rsid w:val="5360C40C"/>
    <w:rsid w:val="53C11938"/>
    <w:rsid w:val="54C52330"/>
    <w:rsid w:val="562CE893"/>
    <w:rsid w:val="5702CB51"/>
    <w:rsid w:val="5714506B"/>
    <w:rsid w:val="596745EF"/>
    <w:rsid w:val="59B4819C"/>
    <w:rsid w:val="5A02846E"/>
    <w:rsid w:val="5A06A6CB"/>
    <w:rsid w:val="5A881347"/>
    <w:rsid w:val="5C398B76"/>
    <w:rsid w:val="5C9EE6B1"/>
    <w:rsid w:val="5D170240"/>
    <w:rsid w:val="5D3F9E00"/>
    <w:rsid w:val="5D64E263"/>
    <w:rsid w:val="5DE5B43C"/>
    <w:rsid w:val="5E42A498"/>
    <w:rsid w:val="5EDA17EE"/>
    <w:rsid w:val="5F171912"/>
    <w:rsid w:val="601B1800"/>
    <w:rsid w:val="613F4D65"/>
    <w:rsid w:val="63B57697"/>
    <w:rsid w:val="63CFF819"/>
    <w:rsid w:val="64D6C0A6"/>
    <w:rsid w:val="65983714"/>
    <w:rsid w:val="65D837DF"/>
    <w:rsid w:val="66450F54"/>
    <w:rsid w:val="66470089"/>
    <w:rsid w:val="66ACB26C"/>
    <w:rsid w:val="66ED1759"/>
    <w:rsid w:val="66EF8A69"/>
    <w:rsid w:val="66FC26BE"/>
    <w:rsid w:val="67D83BC0"/>
    <w:rsid w:val="68496887"/>
    <w:rsid w:val="6A149F0F"/>
    <w:rsid w:val="6B415A57"/>
    <w:rsid w:val="6BD60CC0"/>
    <w:rsid w:val="6CB4C74B"/>
    <w:rsid w:val="6CBCF801"/>
    <w:rsid w:val="6CF298F8"/>
    <w:rsid w:val="6E08103B"/>
    <w:rsid w:val="6E0FF9EF"/>
    <w:rsid w:val="6E7945D2"/>
    <w:rsid w:val="6F038C3E"/>
    <w:rsid w:val="7093F99F"/>
    <w:rsid w:val="7157FB6E"/>
    <w:rsid w:val="71A94245"/>
    <w:rsid w:val="71B6C87D"/>
    <w:rsid w:val="71B87102"/>
    <w:rsid w:val="71BC67A2"/>
    <w:rsid w:val="72A5D777"/>
    <w:rsid w:val="73FEE695"/>
    <w:rsid w:val="746EA69F"/>
    <w:rsid w:val="74842A13"/>
    <w:rsid w:val="75176165"/>
    <w:rsid w:val="7807B6A5"/>
    <w:rsid w:val="79AB2249"/>
    <w:rsid w:val="79C1DA62"/>
    <w:rsid w:val="7B2E8232"/>
    <w:rsid w:val="7B61EB0C"/>
    <w:rsid w:val="7C817C91"/>
    <w:rsid w:val="7D00F118"/>
    <w:rsid w:val="7D8E3DA8"/>
    <w:rsid w:val="7F305E65"/>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B8E44C6"/>
  <w15:docId w15:val="{32329EF6-1428-4E16-AC96-040BA7B8D5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Title" w:customStyle="1">
    <w:name w:val="Abstract Title"/>
    <w:basedOn w:val="Normal"/>
    <w:next w:val="Abstract"/>
    <w:qFormat/>
    <w:pPr>
      <w:keepNext/>
      <w:keepLines/>
      <w:spacing w:before="300" w:after="0"/>
      <w:jc w:val="center"/>
    </w:pPr>
    <w:rPr>
      <w:b/>
      <w:color w:val="345A8A"/>
      <w:sz w:val="20"/>
      <w:szCs w:val="20"/>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styleId="FootnoteBlockText" w:customStyle="1">
    <w:name w:val="Footnote Block Text"/>
    <w:uiPriority w:val="9"/>
    <w:unhideWhenUsed/>
    <w:qFormat/>
    <w:pPr>
      <w:spacing w:before="100" w:after="100"/>
      <w:ind w:left="480" w:right="480"/>
    </w:pPr>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color w:val="D73A49"/>
      <w:sz w:val="22"/>
    </w:rPr>
  </w:style>
  <w:style w:type="character" w:styleId="DataTypeTok" w:customStyle="1">
    <w:name w:val="DataTypeTok"/>
    <w:basedOn w:val="VerbatimChar"/>
    <w:rPr>
      <w:rFonts w:ascii="Consolas" w:hAnsi="Consolas"/>
      <w:color w:val="D73A49"/>
      <w:sz w:val="22"/>
    </w:rPr>
  </w:style>
  <w:style w:type="character" w:styleId="DecValTok" w:customStyle="1">
    <w:name w:val="DecValTok"/>
    <w:basedOn w:val="VerbatimChar"/>
    <w:rPr>
      <w:rFonts w:ascii="Consolas" w:hAnsi="Consolas"/>
      <w:color w:val="005CC5"/>
      <w:sz w:val="22"/>
    </w:rPr>
  </w:style>
  <w:style w:type="character" w:styleId="BaseNTok" w:customStyle="1">
    <w:name w:val="BaseNTok"/>
    <w:basedOn w:val="VerbatimChar"/>
    <w:rPr>
      <w:rFonts w:ascii="Consolas" w:hAnsi="Consolas"/>
      <w:color w:val="005CC5"/>
      <w:sz w:val="22"/>
    </w:rPr>
  </w:style>
  <w:style w:type="character" w:styleId="FloatTok" w:customStyle="1">
    <w:name w:val="FloatTok"/>
    <w:basedOn w:val="VerbatimChar"/>
    <w:rPr>
      <w:rFonts w:ascii="Consolas" w:hAnsi="Consolas"/>
      <w:color w:val="005CC5"/>
      <w:sz w:val="22"/>
    </w:rPr>
  </w:style>
  <w:style w:type="character" w:styleId="ConstantTok" w:customStyle="1">
    <w:name w:val="ConstantTok"/>
    <w:basedOn w:val="VerbatimChar"/>
    <w:rPr>
      <w:rFonts w:ascii="Consolas" w:hAnsi="Consolas"/>
      <w:color w:val="005CC5"/>
      <w:sz w:val="22"/>
    </w:rPr>
  </w:style>
  <w:style w:type="character" w:styleId="CharTok" w:customStyle="1">
    <w:name w:val="CharTok"/>
    <w:basedOn w:val="VerbatimChar"/>
    <w:rPr>
      <w:rFonts w:ascii="Consolas" w:hAnsi="Consolas"/>
      <w:color w:val="032F62"/>
      <w:sz w:val="22"/>
    </w:rPr>
  </w:style>
  <w:style w:type="character" w:styleId="SpecialCharTok" w:customStyle="1">
    <w:name w:val="SpecialCharTok"/>
    <w:basedOn w:val="VerbatimChar"/>
    <w:rPr>
      <w:rFonts w:ascii="Consolas" w:hAnsi="Consolas"/>
      <w:color w:val="005CC5"/>
      <w:sz w:val="22"/>
    </w:rPr>
  </w:style>
  <w:style w:type="character" w:styleId="StringTok" w:customStyle="1">
    <w:name w:val="StringTok"/>
    <w:basedOn w:val="VerbatimChar"/>
    <w:rPr>
      <w:rFonts w:ascii="Consolas" w:hAnsi="Consolas"/>
      <w:color w:val="032F62"/>
      <w:sz w:val="22"/>
    </w:rPr>
  </w:style>
  <w:style w:type="character" w:styleId="VerbatimStringTok" w:customStyle="1">
    <w:name w:val="VerbatimStringTok"/>
    <w:basedOn w:val="VerbatimChar"/>
    <w:rPr>
      <w:rFonts w:ascii="Consolas" w:hAnsi="Consolas"/>
      <w:color w:val="032F62"/>
      <w:sz w:val="22"/>
    </w:rPr>
  </w:style>
  <w:style w:type="character" w:styleId="SpecialStringTok" w:customStyle="1">
    <w:name w:val="SpecialStringTok"/>
    <w:basedOn w:val="VerbatimChar"/>
    <w:rPr>
      <w:rFonts w:ascii="Consolas" w:hAnsi="Consolas"/>
      <w:color w:val="032F62"/>
      <w:sz w:val="22"/>
    </w:rPr>
  </w:style>
  <w:style w:type="character" w:styleId="ImportTok" w:customStyle="1">
    <w:name w:val="ImportTok"/>
    <w:basedOn w:val="VerbatimChar"/>
    <w:rPr>
      <w:rFonts w:ascii="Consolas" w:hAnsi="Consolas"/>
      <w:color w:val="032F62"/>
      <w:sz w:val="22"/>
    </w:rPr>
  </w:style>
  <w:style w:type="character" w:styleId="CommentTok" w:customStyle="1">
    <w:name w:val="CommentTok"/>
    <w:basedOn w:val="VerbatimChar"/>
    <w:rPr>
      <w:rFonts w:ascii="Consolas" w:hAnsi="Consolas"/>
      <w:color w:val="6A737D"/>
      <w:sz w:val="22"/>
    </w:rPr>
  </w:style>
  <w:style w:type="character" w:styleId="DocumentationTok" w:customStyle="1">
    <w:name w:val="DocumentationTok"/>
    <w:basedOn w:val="VerbatimChar"/>
    <w:rPr>
      <w:rFonts w:ascii="Consolas" w:hAnsi="Consolas"/>
      <w:color w:val="6A737D"/>
      <w:sz w:val="22"/>
    </w:rPr>
  </w:style>
  <w:style w:type="character" w:styleId="AnnotationTok" w:customStyle="1">
    <w:name w:val="AnnotationTok"/>
    <w:basedOn w:val="VerbatimChar"/>
    <w:rPr>
      <w:rFonts w:ascii="Consolas" w:hAnsi="Consolas"/>
      <w:color w:val="6A737D"/>
      <w:sz w:val="22"/>
    </w:rPr>
  </w:style>
  <w:style w:type="character" w:styleId="CommentVarTok" w:customStyle="1">
    <w:name w:val="CommentVarTok"/>
    <w:basedOn w:val="VerbatimChar"/>
    <w:rPr>
      <w:rFonts w:ascii="Consolas" w:hAnsi="Consolas"/>
      <w:color w:val="6A737D"/>
      <w:sz w:val="22"/>
    </w:rPr>
  </w:style>
  <w:style w:type="character" w:styleId="OtherTok" w:customStyle="1">
    <w:name w:val="OtherTok"/>
    <w:basedOn w:val="VerbatimChar"/>
    <w:rPr>
      <w:rFonts w:ascii="Consolas" w:hAnsi="Consolas"/>
      <w:color w:val="6F42C1"/>
      <w:sz w:val="22"/>
    </w:rPr>
  </w:style>
  <w:style w:type="character" w:styleId="FunctionTok" w:customStyle="1">
    <w:name w:val="FunctionTok"/>
    <w:basedOn w:val="VerbatimChar"/>
    <w:rPr>
      <w:rFonts w:ascii="Consolas" w:hAnsi="Consolas"/>
      <w:color w:val="6F42C1"/>
      <w:sz w:val="22"/>
    </w:rPr>
  </w:style>
  <w:style w:type="character" w:styleId="VariableTok" w:customStyle="1">
    <w:name w:val="VariableTok"/>
    <w:basedOn w:val="VerbatimChar"/>
    <w:rPr>
      <w:rFonts w:ascii="Consolas" w:hAnsi="Consolas"/>
      <w:color w:val="E36209"/>
      <w:sz w:val="22"/>
    </w:rPr>
  </w:style>
  <w:style w:type="character" w:styleId="ControlFlowTok" w:customStyle="1">
    <w:name w:val="ControlFlowTok"/>
    <w:basedOn w:val="VerbatimChar"/>
    <w:rPr>
      <w:rFonts w:ascii="Consolas" w:hAnsi="Consolas"/>
      <w:color w:val="D73A49"/>
      <w:sz w:val="22"/>
    </w:rPr>
  </w:style>
  <w:style w:type="character" w:styleId="OperatorTok" w:customStyle="1">
    <w:name w:val="OperatorTok"/>
    <w:basedOn w:val="VerbatimChar"/>
    <w:rPr>
      <w:rFonts w:ascii="Consolas" w:hAnsi="Consolas"/>
      <w:color w:val="24292E"/>
      <w:sz w:val="22"/>
    </w:rPr>
  </w:style>
  <w:style w:type="character" w:styleId="BuiltInTok" w:customStyle="1">
    <w:name w:val="BuiltInTok"/>
    <w:basedOn w:val="VerbatimChar"/>
    <w:rPr>
      <w:rFonts w:ascii="Consolas" w:hAnsi="Consolas"/>
      <w:color w:val="D73A49"/>
      <w:sz w:val="22"/>
    </w:rPr>
  </w:style>
  <w:style w:type="character" w:styleId="ExtensionTok" w:customStyle="1">
    <w:name w:val="ExtensionTok"/>
    <w:basedOn w:val="VerbatimChar"/>
    <w:rPr>
      <w:rFonts w:ascii="Consolas" w:hAnsi="Consolas"/>
      <w:b/>
      <w:color w:val="D73A49"/>
      <w:sz w:val="22"/>
    </w:rPr>
  </w:style>
  <w:style w:type="character" w:styleId="PreprocessorTok" w:customStyle="1">
    <w:name w:val="PreprocessorTok"/>
    <w:basedOn w:val="VerbatimChar"/>
    <w:rPr>
      <w:rFonts w:ascii="Consolas" w:hAnsi="Consolas"/>
      <w:color w:val="D73A49"/>
      <w:sz w:val="22"/>
    </w:rPr>
  </w:style>
  <w:style w:type="character" w:styleId="AttributeTok" w:customStyle="1">
    <w:name w:val="AttributeTok"/>
    <w:basedOn w:val="VerbatimChar"/>
    <w:rPr>
      <w:rFonts w:ascii="Consolas" w:hAnsi="Consolas"/>
      <w:color w:val="D73A49"/>
      <w:sz w:val="22"/>
    </w:rPr>
  </w:style>
  <w:style w:type="character" w:styleId="RegionMarkerTok" w:customStyle="1">
    <w:name w:val="RegionMarkerTok"/>
    <w:basedOn w:val="VerbatimChar"/>
    <w:rPr>
      <w:rFonts w:ascii="Consolas" w:hAnsi="Consolas"/>
      <w:color w:val="6A737D"/>
      <w:sz w:val="22"/>
    </w:rPr>
  </w:style>
  <w:style w:type="character" w:styleId="InformationTok" w:customStyle="1">
    <w:name w:val="InformationTok"/>
    <w:basedOn w:val="VerbatimChar"/>
    <w:rPr>
      <w:rFonts w:ascii="Consolas" w:hAnsi="Consolas"/>
      <w:color w:val="6A737D"/>
      <w:sz w:val="22"/>
    </w:rPr>
  </w:style>
  <w:style w:type="character" w:styleId="WarningTok" w:customStyle="1">
    <w:name w:val="WarningTok"/>
    <w:basedOn w:val="VerbatimChar"/>
    <w:rPr>
      <w:rFonts w:ascii="Consolas" w:hAnsi="Consolas"/>
      <w:color w:val="FF5555"/>
      <w:sz w:val="22"/>
    </w:rPr>
  </w:style>
  <w:style w:type="character" w:styleId="AlertTok" w:customStyle="1">
    <w:name w:val="AlertTok"/>
    <w:basedOn w:val="VerbatimChar"/>
    <w:rPr>
      <w:rFonts w:ascii="Consolas" w:hAnsi="Consolas"/>
      <w:b/>
      <w:color w:val="FF5555"/>
      <w:sz w:val="22"/>
    </w:rPr>
  </w:style>
  <w:style w:type="character" w:styleId="ErrorTok" w:customStyle="1">
    <w:name w:val="ErrorTok"/>
    <w:basedOn w:val="VerbatimChar"/>
    <w:rPr>
      <w:rFonts w:ascii="Consolas" w:hAnsi="Consolas"/>
      <w:color w:val="FF5555"/>
      <w:sz w:val="22"/>
    </w:rPr>
  </w:style>
  <w:style w:type="character" w:styleId="NormalTok" w:customStyle="1">
    <w:name w:val="NormalTok"/>
    <w:basedOn w:val="VerbatimChar"/>
    <w:rPr>
      <w:rFonts w:ascii="Consolas" w:hAnsi="Consolas"/>
      <w:color w:val="24292E"/>
      <w:sz w:val="2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hyperlink" Target="https://doi.org/10.1093/biostatistics/kxw041" TargetMode="External" Id="rId10" /><Relationship Type="http://schemas.openxmlformats.org/officeDocument/2006/relationships/webSettings" Target="webSettings.xml" Id="rId4" /><Relationship Type="http://schemas.openxmlformats.org/officeDocument/2006/relationships/hyperlink" Target="https://doi.org/10.1073/pnas.1119131109" TargetMode="External" Id="rId9" /><Relationship Type="http://schemas.openxmlformats.org/officeDocument/2006/relationships/comments" Target="comments.xml" Id="R5723315dc3614300" /><Relationship Type="http://schemas.microsoft.com/office/2011/relationships/people" Target="people.xml" Id="R60da7ccb881d41f3" /><Relationship Type="http://schemas.microsoft.com/office/2011/relationships/commentsExtended" Target="commentsExtended.xml" Id="R6283e931d5fb41ac" /><Relationship Type="http://schemas.microsoft.com/office/2016/09/relationships/commentsIds" Target="commentsIds.xml" Id="Ra65843b00b384c30" /><Relationship Type="http://schemas.microsoft.com/office/2018/08/relationships/commentsExtensible" Target="commentsExtensible.xml" Id="R8d106e8f1b86425f" /><Relationship Type="http://schemas.openxmlformats.org/officeDocument/2006/relationships/header" Target="header.xml" Id="Rc921b44010844cdd" /><Relationship Type="http://schemas.openxmlformats.org/officeDocument/2006/relationships/footer" Target="footer.xml" Id="R8d17d83703dc45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keywords>allele-by-environment effect variation, antagonistic pleiotropy, photoperiod, cumulative rainfall, genetic variation</keywords>
  <lastModifiedBy>Smith, Samuel A</lastModifiedBy>
  <revision>3</revision>
  <dcterms:created xsi:type="dcterms:W3CDTF">2024-01-10T16:20:00.0000000Z</dcterms:created>
  <dcterms:modified xsi:type="dcterms:W3CDTF">2024-01-10T18:20:07.4153145Z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23 additive QTLs for flowering, all with significant associations and eleven with enrichment of highly significant associations in our model of GxWeather effects. We demonstrate that we can identify QTL with GxWeather and assign them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